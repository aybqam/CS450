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9E9D" w14:textId="77777777" w:rsidR="00AE1E63" w:rsidRDefault="00AE1E63">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77777777" w:rsidR="006B6031" w:rsidRDefault="006B6031" w:rsidP="003615BC">
            <w:pPr>
              <w:jc w:val="right"/>
            </w:pPr>
          </w:p>
        </w:tc>
        <w:tc>
          <w:tcPr>
            <w:tcW w:w="4320" w:type="dxa"/>
          </w:tcPr>
          <w:p w14:paraId="5A640042" w14:textId="401C5C2B" w:rsidR="006B6031" w:rsidRDefault="001C5AA7" w:rsidP="001C5AA7">
            <w:pPr>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77777777" w:rsidR="00E8786A" w:rsidRDefault="00E8786A" w:rsidP="003615BC">
            <w:pPr>
              <w:jc w:val="right"/>
            </w:pPr>
          </w:p>
        </w:tc>
        <w:tc>
          <w:tcPr>
            <w:tcW w:w="4320" w:type="dxa"/>
          </w:tcPr>
          <w:p w14:paraId="5A5F880E" w14:textId="14417703" w:rsidR="00E8786A" w:rsidRDefault="00E8786A" w:rsidP="00E8786A">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636EF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296A2E">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730AA5">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DA264C">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6664EEF3" w:rsidR="00E747F5" w:rsidRPr="00091EAF" w:rsidRDefault="00DA264C" w:rsidP="00975A71">
            <w:pPr>
              <w:jc w:val="center"/>
              <w:rPr>
                <w:b w:val="0"/>
                <w:bCs w:val="0"/>
                <w:sz w:val="28"/>
                <w:szCs w:val="28"/>
              </w:rPr>
            </w:pPr>
            <w:r w:rsidRPr="00091EAF">
              <w:rPr>
                <w:b w:val="0"/>
                <w:bCs w:val="0"/>
                <w:sz w:val="28"/>
                <w:szCs w:val="28"/>
              </w:rPr>
              <w:t>11</w:t>
            </w:r>
          </w:p>
        </w:tc>
        <w:tc>
          <w:tcPr>
            <w:tcW w:w="4320" w:type="dxa"/>
          </w:tcPr>
          <w:p w14:paraId="203D6C6A" w14:textId="099FC2C6" w:rsidR="00E747F5" w:rsidRDefault="00E747F5" w:rsidP="00465AFF">
            <w:pPr>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E3ABB9A" w:rsidR="00650FD8" w:rsidRPr="00091EAF" w:rsidRDefault="00975A71" w:rsidP="00975A71">
            <w:pPr>
              <w:jc w:val="center"/>
              <w:rPr>
                <w:b w:val="0"/>
                <w:bCs w:val="0"/>
                <w:sz w:val="28"/>
                <w:szCs w:val="28"/>
              </w:rPr>
            </w:pPr>
            <w:r w:rsidRPr="00091EAF">
              <w:rPr>
                <w:b w:val="0"/>
                <w:bCs w:val="0"/>
                <w:sz w:val="28"/>
                <w:szCs w:val="28"/>
              </w:rPr>
              <w:t>12</w:t>
            </w:r>
          </w:p>
        </w:tc>
        <w:tc>
          <w:tcPr>
            <w:tcW w:w="4320" w:type="dxa"/>
          </w:tcPr>
          <w:p w14:paraId="7399432A" w14:textId="1DDC862D" w:rsidR="00650FD8" w:rsidRPr="00DC50FB" w:rsidRDefault="00650FD8" w:rsidP="006054F3">
            <w:pPr>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64819384" w:rsidR="001F30C9" w:rsidRPr="00091EAF" w:rsidRDefault="000A7BB1" w:rsidP="000A7BB1">
            <w:pPr>
              <w:jc w:val="center"/>
              <w:rPr>
                <w:b w:val="0"/>
                <w:bCs w:val="0"/>
                <w:sz w:val="28"/>
                <w:szCs w:val="28"/>
              </w:rPr>
            </w:pPr>
            <w:r w:rsidRPr="00091EAF">
              <w:rPr>
                <w:b w:val="0"/>
                <w:bCs w:val="0"/>
                <w:sz w:val="28"/>
                <w:szCs w:val="28"/>
              </w:rPr>
              <w:t>12</w:t>
            </w:r>
          </w:p>
        </w:tc>
        <w:tc>
          <w:tcPr>
            <w:tcW w:w="4320" w:type="dxa"/>
          </w:tcPr>
          <w:p w14:paraId="6BA985F5" w14:textId="52D95EEB" w:rsidR="001F30C9" w:rsidRDefault="001F30C9" w:rsidP="001D72E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6473D0D6" w:rsidR="001F2745" w:rsidRPr="00091EAF" w:rsidRDefault="000A7BB1" w:rsidP="000A7BB1">
            <w:pPr>
              <w:jc w:val="center"/>
              <w:rPr>
                <w:b w:val="0"/>
                <w:bCs w:val="0"/>
                <w:sz w:val="28"/>
                <w:szCs w:val="28"/>
              </w:rPr>
            </w:pPr>
            <w:r w:rsidRPr="00091EAF">
              <w:rPr>
                <w:b w:val="0"/>
                <w:bCs w:val="0"/>
                <w:sz w:val="28"/>
                <w:szCs w:val="28"/>
              </w:rPr>
              <w:t>12</w:t>
            </w:r>
          </w:p>
        </w:tc>
        <w:tc>
          <w:tcPr>
            <w:tcW w:w="4320" w:type="dxa"/>
          </w:tcPr>
          <w:p w14:paraId="1F8D8F23" w14:textId="653E0DB0" w:rsidR="001F2745" w:rsidRDefault="001F2745" w:rsidP="00955A42">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6DB9D4DC"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7A36AB0D" w14:textId="4C80C423" w:rsidR="00E747F5" w:rsidRPr="00C751CB" w:rsidRDefault="00C751CB" w:rsidP="00C751CB">
            <w:pPr>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2AE54181"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64F2537C" w14:textId="343485F0" w:rsidR="00E747F5" w:rsidRPr="001954B1" w:rsidRDefault="00B5169D" w:rsidP="00B5169D">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54439B8"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50186239" w14:textId="1EB97638" w:rsidR="00E747F5" w:rsidRPr="001954B1" w:rsidRDefault="00211D8B" w:rsidP="00211D8B">
            <w:pPr>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6F6B84C5" w:rsidR="00E747F5" w:rsidRPr="002B45FE" w:rsidRDefault="003718DF" w:rsidP="002B45FE">
            <w:pPr>
              <w:jc w:val="center"/>
              <w:rPr>
                <w:b w:val="0"/>
                <w:bCs w:val="0"/>
                <w:sz w:val="28"/>
                <w:szCs w:val="28"/>
              </w:rPr>
            </w:pPr>
            <w:r w:rsidRPr="002B45FE">
              <w:rPr>
                <w:b w:val="0"/>
                <w:bCs w:val="0"/>
                <w:sz w:val="28"/>
                <w:szCs w:val="28"/>
              </w:rPr>
              <w:t>14</w:t>
            </w:r>
          </w:p>
        </w:tc>
        <w:tc>
          <w:tcPr>
            <w:tcW w:w="4320" w:type="dxa"/>
          </w:tcPr>
          <w:p w14:paraId="20E26748" w14:textId="5A8B4F2F" w:rsidR="00E747F5" w:rsidRPr="001954B1" w:rsidRDefault="006E4E79" w:rsidP="006E4E79">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6057D154" w:rsidR="00282B0E" w:rsidRPr="002B45FE" w:rsidRDefault="009A2B9E" w:rsidP="002B45FE">
            <w:pPr>
              <w:jc w:val="center"/>
              <w:rPr>
                <w:b w:val="0"/>
                <w:bCs w:val="0"/>
                <w:sz w:val="28"/>
                <w:szCs w:val="28"/>
              </w:rPr>
            </w:pPr>
            <w:r w:rsidRPr="002B45FE">
              <w:rPr>
                <w:b w:val="0"/>
                <w:bCs w:val="0"/>
                <w:sz w:val="28"/>
                <w:szCs w:val="28"/>
              </w:rPr>
              <w:t>16</w:t>
            </w:r>
          </w:p>
        </w:tc>
        <w:tc>
          <w:tcPr>
            <w:tcW w:w="4320" w:type="dxa"/>
          </w:tcPr>
          <w:p w14:paraId="4529CF21" w14:textId="4C4C4731" w:rsidR="00282B0E" w:rsidRDefault="00282B0E" w:rsidP="00282B0E">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18E66A45" w:rsidR="00423933" w:rsidRPr="002B45FE" w:rsidRDefault="00EF33B3" w:rsidP="002B45FE">
            <w:pPr>
              <w:jc w:val="center"/>
              <w:rPr>
                <w:b w:val="0"/>
                <w:bCs w:val="0"/>
                <w:sz w:val="28"/>
                <w:szCs w:val="28"/>
              </w:rPr>
            </w:pPr>
            <w:r w:rsidRPr="002B45FE">
              <w:rPr>
                <w:b w:val="0"/>
                <w:bCs w:val="0"/>
                <w:sz w:val="28"/>
                <w:szCs w:val="28"/>
              </w:rPr>
              <w:t>17</w:t>
            </w:r>
          </w:p>
        </w:tc>
        <w:tc>
          <w:tcPr>
            <w:tcW w:w="4320" w:type="dxa"/>
          </w:tcPr>
          <w:p w14:paraId="1CA52A59" w14:textId="15BDE7BA" w:rsidR="00423933" w:rsidRDefault="00423933" w:rsidP="00423933">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4C96127C" w:rsidR="001F0B72" w:rsidRPr="002B45FE" w:rsidRDefault="005A4F6D" w:rsidP="002B45FE">
            <w:pPr>
              <w:jc w:val="center"/>
              <w:rPr>
                <w:b w:val="0"/>
                <w:bCs w:val="0"/>
                <w:sz w:val="28"/>
                <w:szCs w:val="28"/>
              </w:rPr>
            </w:pPr>
            <w:r w:rsidRPr="002B45FE">
              <w:rPr>
                <w:b w:val="0"/>
                <w:bCs w:val="0"/>
                <w:sz w:val="28"/>
                <w:szCs w:val="28"/>
              </w:rPr>
              <w:t>18</w:t>
            </w:r>
          </w:p>
        </w:tc>
        <w:tc>
          <w:tcPr>
            <w:tcW w:w="4320" w:type="dxa"/>
          </w:tcPr>
          <w:p w14:paraId="1C294132" w14:textId="512B5C75" w:rsidR="001F0B72" w:rsidRDefault="001F0B72" w:rsidP="001F0B72">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5E125759" w:rsidR="00FD2530" w:rsidRPr="002B45FE" w:rsidRDefault="005A4F6D" w:rsidP="002B45FE">
            <w:pPr>
              <w:jc w:val="center"/>
              <w:rPr>
                <w:b w:val="0"/>
                <w:bCs w:val="0"/>
                <w:sz w:val="28"/>
                <w:szCs w:val="28"/>
              </w:rPr>
            </w:pPr>
            <w:r w:rsidRPr="002B45FE">
              <w:rPr>
                <w:b w:val="0"/>
                <w:bCs w:val="0"/>
                <w:sz w:val="28"/>
                <w:szCs w:val="28"/>
              </w:rPr>
              <w:t>18</w:t>
            </w:r>
          </w:p>
        </w:tc>
        <w:tc>
          <w:tcPr>
            <w:tcW w:w="4320" w:type="dxa"/>
          </w:tcPr>
          <w:p w14:paraId="2D12C606" w14:textId="1C6264A4" w:rsidR="00FD2530" w:rsidRDefault="00FD2530" w:rsidP="00FD2530">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6A406219"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49F14C06" w14:textId="190A6ECB" w:rsidR="00495A94" w:rsidRDefault="00495A94" w:rsidP="00495A9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4611054D"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31FF32F6" w14:textId="37109EEA" w:rsidR="00495A94" w:rsidRPr="000934AE" w:rsidRDefault="000934AE" w:rsidP="000934AE">
            <w:pPr>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3DF40200" w:rsidR="00C96E74" w:rsidRPr="005C7B09" w:rsidRDefault="00A7086F" w:rsidP="005C7B09">
            <w:pPr>
              <w:jc w:val="center"/>
              <w:rPr>
                <w:b w:val="0"/>
                <w:bCs w:val="0"/>
                <w:sz w:val="28"/>
                <w:szCs w:val="28"/>
              </w:rPr>
            </w:pPr>
            <w:r w:rsidRPr="005C7B09">
              <w:rPr>
                <w:b w:val="0"/>
                <w:bCs w:val="0"/>
                <w:sz w:val="28"/>
                <w:szCs w:val="28"/>
              </w:rPr>
              <w:t>20</w:t>
            </w:r>
          </w:p>
        </w:tc>
        <w:tc>
          <w:tcPr>
            <w:tcW w:w="4320" w:type="dxa"/>
          </w:tcPr>
          <w:p w14:paraId="6FE47362" w14:textId="517C223D" w:rsidR="00C96E74" w:rsidRDefault="00C96E74" w:rsidP="00C96E7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0E9F5FBD" w:rsidR="0055165F" w:rsidRPr="005C7B09" w:rsidRDefault="0084464F" w:rsidP="005C7B09">
            <w:pPr>
              <w:jc w:val="center"/>
              <w:rPr>
                <w:b w:val="0"/>
                <w:bCs w:val="0"/>
                <w:sz w:val="28"/>
                <w:szCs w:val="28"/>
              </w:rPr>
            </w:pPr>
            <w:r>
              <w:rPr>
                <w:b w:val="0"/>
                <w:bCs w:val="0"/>
                <w:sz w:val="28"/>
                <w:szCs w:val="28"/>
              </w:rPr>
              <w:t>21</w:t>
            </w:r>
          </w:p>
        </w:tc>
        <w:tc>
          <w:tcPr>
            <w:tcW w:w="4320" w:type="dxa"/>
          </w:tcPr>
          <w:p w14:paraId="7C70664B" w14:textId="4EF573B8" w:rsidR="0055165F" w:rsidRDefault="0055165F" w:rsidP="0055165F">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2072DE49" w:rsidR="00681EA8" w:rsidRPr="005C7B09" w:rsidRDefault="0084464F" w:rsidP="005C7B09">
            <w:pPr>
              <w:jc w:val="center"/>
              <w:rPr>
                <w:b w:val="0"/>
                <w:bCs w:val="0"/>
                <w:sz w:val="28"/>
                <w:szCs w:val="28"/>
              </w:rPr>
            </w:pPr>
            <w:r>
              <w:rPr>
                <w:b w:val="0"/>
                <w:bCs w:val="0"/>
                <w:sz w:val="28"/>
                <w:szCs w:val="28"/>
              </w:rPr>
              <w:t>23</w:t>
            </w:r>
          </w:p>
        </w:tc>
        <w:tc>
          <w:tcPr>
            <w:tcW w:w="4320" w:type="dxa"/>
          </w:tcPr>
          <w:p w14:paraId="69B7A99D" w14:textId="0196190E" w:rsidR="00681EA8" w:rsidRPr="003D0D02" w:rsidRDefault="006E1172" w:rsidP="006E1172">
            <w:pPr>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6ADB6379" w:rsidR="00681EA8" w:rsidRPr="005C7B09" w:rsidRDefault="00180D53" w:rsidP="005C7B09">
            <w:pPr>
              <w:jc w:val="center"/>
              <w:rPr>
                <w:b w:val="0"/>
                <w:bCs w:val="0"/>
                <w:sz w:val="28"/>
                <w:szCs w:val="28"/>
              </w:rPr>
            </w:pPr>
            <w:r>
              <w:rPr>
                <w:b w:val="0"/>
                <w:bCs w:val="0"/>
                <w:sz w:val="28"/>
                <w:szCs w:val="28"/>
              </w:rPr>
              <w:t>23</w:t>
            </w:r>
          </w:p>
        </w:tc>
        <w:tc>
          <w:tcPr>
            <w:tcW w:w="4320" w:type="dxa"/>
          </w:tcPr>
          <w:p w14:paraId="69C6011F" w14:textId="1DF0CB75" w:rsidR="00681EA8" w:rsidRPr="003D0D02" w:rsidRDefault="008321F6" w:rsidP="008321F6">
            <w:pPr>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545C416D" w:rsidR="00681EA8" w:rsidRPr="005C7B09" w:rsidRDefault="00180D53" w:rsidP="005C7B09">
            <w:pPr>
              <w:jc w:val="center"/>
              <w:rPr>
                <w:b w:val="0"/>
                <w:bCs w:val="0"/>
                <w:sz w:val="28"/>
                <w:szCs w:val="28"/>
              </w:rPr>
            </w:pPr>
            <w:r>
              <w:rPr>
                <w:b w:val="0"/>
                <w:bCs w:val="0"/>
                <w:sz w:val="28"/>
                <w:szCs w:val="28"/>
              </w:rPr>
              <w:t>23</w:t>
            </w:r>
          </w:p>
        </w:tc>
        <w:tc>
          <w:tcPr>
            <w:tcW w:w="4320" w:type="dxa"/>
          </w:tcPr>
          <w:p w14:paraId="13423BCC" w14:textId="1D2F9AE8" w:rsidR="00681EA8" w:rsidRPr="003D0D02" w:rsidRDefault="003032E0" w:rsidP="00EA1B9A">
            <w:pPr>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008601D2" w:rsidR="00180D53" w:rsidRDefault="00D128F5" w:rsidP="005C7B09">
            <w:pPr>
              <w:jc w:val="center"/>
              <w:rPr>
                <w:b w:val="0"/>
                <w:bCs w:val="0"/>
                <w:sz w:val="28"/>
                <w:szCs w:val="28"/>
              </w:rPr>
            </w:pPr>
            <w:r>
              <w:rPr>
                <w:b w:val="0"/>
                <w:bCs w:val="0"/>
                <w:sz w:val="28"/>
                <w:szCs w:val="28"/>
              </w:rPr>
              <w:t>24</w:t>
            </w:r>
          </w:p>
        </w:tc>
        <w:tc>
          <w:tcPr>
            <w:tcW w:w="4320" w:type="dxa"/>
          </w:tcPr>
          <w:p w14:paraId="36C6DF82" w14:textId="781FA5E0" w:rsidR="00180D53" w:rsidRPr="003032E0" w:rsidRDefault="00111427" w:rsidP="00EA1B9A">
            <w:pPr>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2B3E7B42" w:rsidR="00681EA8" w:rsidRPr="005C7B09" w:rsidRDefault="00D128F5" w:rsidP="005C7B09">
            <w:pPr>
              <w:jc w:val="center"/>
              <w:rPr>
                <w:b w:val="0"/>
                <w:bCs w:val="0"/>
                <w:sz w:val="28"/>
                <w:szCs w:val="28"/>
              </w:rPr>
            </w:pPr>
            <w:r>
              <w:rPr>
                <w:b w:val="0"/>
                <w:bCs w:val="0"/>
                <w:sz w:val="28"/>
                <w:szCs w:val="28"/>
              </w:rPr>
              <w:lastRenderedPageBreak/>
              <w:t>24</w:t>
            </w:r>
          </w:p>
        </w:tc>
        <w:tc>
          <w:tcPr>
            <w:tcW w:w="4320" w:type="dxa"/>
          </w:tcPr>
          <w:p w14:paraId="67980855" w14:textId="35190231" w:rsidR="00681EA8" w:rsidRPr="003D0D02" w:rsidRDefault="00F75170" w:rsidP="00EA1B9A">
            <w:pPr>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0B7F8085" w:rsidR="00681EA8" w:rsidRPr="00D60858" w:rsidRDefault="00D128F5" w:rsidP="00F00BC3">
            <w:pPr>
              <w:jc w:val="center"/>
              <w:rPr>
                <w:b w:val="0"/>
                <w:bCs w:val="0"/>
                <w:sz w:val="28"/>
                <w:szCs w:val="28"/>
              </w:rPr>
            </w:pPr>
            <w:r>
              <w:rPr>
                <w:b w:val="0"/>
                <w:bCs w:val="0"/>
                <w:sz w:val="28"/>
                <w:szCs w:val="28"/>
              </w:rPr>
              <w:t>24</w:t>
            </w:r>
          </w:p>
        </w:tc>
        <w:tc>
          <w:tcPr>
            <w:tcW w:w="4320" w:type="dxa"/>
          </w:tcPr>
          <w:p w14:paraId="1DE6EE33" w14:textId="37D6E59A" w:rsidR="00681EA8" w:rsidRPr="00EA1B9A" w:rsidRDefault="00AE563B" w:rsidP="00EA1B9A">
            <w:pPr>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4C77F1F" w:rsidR="00681EA8" w:rsidRPr="00D128F5" w:rsidRDefault="00D128F5" w:rsidP="00F00BC3">
            <w:pPr>
              <w:jc w:val="center"/>
              <w:rPr>
                <w:b w:val="0"/>
                <w:bCs w:val="0"/>
                <w:sz w:val="28"/>
                <w:szCs w:val="28"/>
              </w:rPr>
            </w:pPr>
            <w:r>
              <w:rPr>
                <w:b w:val="0"/>
                <w:bCs w:val="0"/>
                <w:sz w:val="28"/>
                <w:szCs w:val="28"/>
              </w:rPr>
              <w:t>25</w:t>
            </w:r>
          </w:p>
        </w:tc>
        <w:tc>
          <w:tcPr>
            <w:tcW w:w="4320" w:type="dxa"/>
          </w:tcPr>
          <w:p w14:paraId="47EE0678" w14:textId="3BE3CE48" w:rsidR="00681EA8" w:rsidRPr="00EA1B9A" w:rsidRDefault="00EA1B9A" w:rsidP="00EA1B9A">
            <w:pPr>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A26F196" w:rsidR="00681EA8" w:rsidRPr="00271134" w:rsidRDefault="00271134" w:rsidP="00F00BC3">
            <w:pPr>
              <w:jc w:val="center"/>
              <w:rPr>
                <w:b w:val="0"/>
                <w:bCs w:val="0"/>
                <w:sz w:val="28"/>
                <w:szCs w:val="28"/>
              </w:rPr>
            </w:pPr>
            <w:r>
              <w:rPr>
                <w:b w:val="0"/>
                <w:bCs w:val="0"/>
                <w:sz w:val="28"/>
                <w:szCs w:val="28"/>
              </w:rPr>
              <w:t>26</w:t>
            </w:r>
          </w:p>
        </w:tc>
        <w:tc>
          <w:tcPr>
            <w:tcW w:w="4320" w:type="dxa"/>
          </w:tcPr>
          <w:p w14:paraId="2D578555" w14:textId="21AEF398" w:rsidR="00681EA8" w:rsidRPr="003D0D02" w:rsidRDefault="00850D2E" w:rsidP="00850D2E">
            <w:pPr>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1AE98A09" w:rsidR="00681EA8" w:rsidRPr="00271134" w:rsidRDefault="003E3912" w:rsidP="00F00BC3">
            <w:pPr>
              <w:jc w:val="center"/>
              <w:rPr>
                <w:b w:val="0"/>
                <w:bCs w:val="0"/>
                <w:sz w:val="28"/>
                <w:szCs w:val="28"/>
              </w:rPr>
            </w:pPr>
            <w:r>
              <w:rPr>
                <w:b w:val="0"/>
                <w:bCs w:val="0"/>
                <w:sz w:val="28"/>
                <w:szCs w:val="28"/>
              </w:rPr>
              <w:t>34</w:t>
            </w:r>
          </w:p>
        </w:tc>
        <w:tc>
          <w:tcPr>
            <w:tcW w:w="4320" w:type="dxa"/>
          </w:tcPr>
          <w:p w14:paraId="7BED238D" w14:textId="5A92B00C" w:rsidR="00681EA8" w:rsidRPr="003D0D02" w:rsidRDefault="00F47776" w:rsidP="00F47776">
            <w:pPr>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69F9E525" w:rsidR="00681EA8" w:rsidRPr="00271134" w:rsidRDefault="003E3912" w:rsidP="00F00BC3">
            <w:pPr>
              <w:jc w:val="center"/>
              <w:rPr>
                <w:b w:val="0"/>
                <w:bCs w:val="0"/>
                <w:sz w:val="28"/>
                <w:szCs w:val="28"/>
              </w:rPr>
            </w:pPr>
            <w:r>
              <w:rPr>
                <w:b w:val="0"/>
                <w:bCs w:val="0"/>
                <w:sz w:val="28"/>
                <w:szCs w:val="28"/>
              </w:rPr>
              <w:t>35</w:t>
            </w:r>
          </w:p>
        </w:tc>
        <w:tc>
          <w:tcPr>
            <w:tcW w:w="4320" w:type="dxa"/>
          </w:tcPr>
          <w:p w14:paraId="4CE04D51" w14:textId="3215A937" w:rsidR="00681EA8" w:rsidRPr="003D0D02" w:rsidRDefault="00801078" w:rsidP="00801078">
            <w:pPr>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1345B8EF" w:rsidR="00681EA8" w:rsidRPr="00271134" w:rsidRDefault="00205ED2" w:rsidP="00F00BC3">
            <w:pPr>
              <w:jc w:val="center"/>
              <w:rPr>
                <w:b w:val="0"/>
                <w:bCs w:val="0"/>
                <w:sz w:val="28"/>
                <w:szCs w:val="28"/>
              </w:rPr>
            </w:pPr>
            <w:r>
              <w:rPr>
                <w:b w:val="0"/>
                <w:bCs w:val="0"/>
                <w:sz w:val="28"/>
                <w:szCs w:val="28"/>
              </w:rPr>
              <w:t>36</w:t>
            </w:r>
          </w:p>
        </w:tc>
        <w:tc>
          <w:tcPr>
            <w:tcW w:w="4320" w:type="dxa"/>
          </w:tcPr>
          <w:p w14:paraId="0801515C" w14:textId="4125683F" w:rsidR="00681EA8" w:rsidRPr="003D0D02" w:rsidRDefault="000B0BFC" w:rsidP="000B0BFC">
            <w:pPr>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4901918C" w:rsidR="00681EA8" w:rsidRPr="00271134" w:rsidRDefault="00205ED2" w:rsidP="00F00BC3">
            <w:pPr>
              <w:jc w:val="center"/>
              <w:rPr>
                <w:b w:val="0"/>
                <w:bCs w:val="0"/>
                <w:sz w:val="28"/>
                <w:szCs w:val="28"/>
              </w:rPr>
            </w:pPr>
            <w:r>
              <w:rPr>
                <w:b w:val="0"/>
                <w:bCs w:val="0"/>
                <w:sz w:val="28"/>
                <w:szCs w:val="28"/>
              </w:rPr>
              <w:t>36</w:t>
            </w:r>
          </w:p>
        </w:tc>
        <w:tc>
          <w:tcPr>
            <w:tcW w:w="4320" w:type="dxa"/>
          </w:tcPr>
          <w:p w14:paraId="56D34D47" w14:textId="403E2686" w:rsidR="00681EA8" w:rsidRPr="003D0D02" w:rsidRDefault="00CA357C" w:rsidP="00CA357C">
            <w:pPr>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490EAB53" w:rsidR="00681EA8" w:rsidRPr="00271134" w:rsidRDefault="00B81721" w:rsidP="00F00BC3">
            <w:pPr>
              <w:jc w:val="center"/>
              <w:rPr>
                <w:b w:val="0"/>
                <w:bCs w:val="0"/>
                <w:sz w:val="28"/>
                <w:szCs w:val="28"/>
              </w:rPr>
            </w:pPr>
            <w:r>
              <w:rPr>
                <w:b w:val="0"/>
                <w:bCs w:val="0"/>
                <w:sz w:val="28"/>
                <w:szCs w:val="28"/>
              </w:rPr>
              <w:t>37</w:t>
            </w:r>
          </w:p>
        </w:tc>
        <w:tc>
          <w:tcPr>
            <w:tcW w:w="4320" w:type="dxa"/>
          </w:tcPr>
          <w:p w14:paraId="0F499151" w14:textId="36BE5C4D" w:rsidR="00681EA8" w:rsidRPr="003D0D02" w:rsidRDefault="00C95138" w:rsidP="00B0410A">
            <w:pPr>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4C60A0C7" w:rsidR="00681EA8" w:rsidRPr="00271134" w:rsidRDefault="00CF2830" w:rsidP="00F00BC3">
            <w:pPr>
              <w:jc w:val="center"/>
              <w:rPr>
                <w:b w:val="0"/>
                <w:bCs w:val="0"/>
                <w:sz w:val="28"/>
                <w:szCs w:val="28"/>
              </w:rPr>
            </w:pPr>
            <w:r>
              <w:rPr>
                <w:b w:val="0"/>
                <w:bCs w:val="0"/>
                <w:sz w:val="28"/>
                <w:szCs w:val="28"/>
              </w:rPr>
              <w:t>40</w:t>
            </w:r>
          </w:p>
        </w:tc>
        <w:tc>
          <w:tcPr>
            <w:tcW w:w="4320" w:type="dxa"/>
          </w:tcPr>
          <w:p w14:paraId="02DEDACF" w14:textId="45E01B85" w:rsidR="00681EA8" w:rsidRPr="003D0D02" w:rsidRDefault="001B20BB" w:rsidP="00B0410A">
            <w:pPr>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194293E9" w:rsidR="00681EA8" w:rsidRPr="00271134" w:rsidRDefault="00CF2830" w:rsidP="00F00BC3">
            <w:pPr>
              <w:jc w:val="center"/>
              <w:rPr>
                <w:b w:val="0"/>
                <w:bCs w:val="0"/>
                <w:sz w:val="28"/>
                <w:szCs w:val="28"/>
              </w:rPr>
            </w:pPr>
            <w:r>
              <w:rPr>
                <w:b w:val="0"/>
                <w:bCs w:val="0"/>
                <w:sz w:val="28"/>
                <w:szCs w:val="28"/>
              </w:rPr>
              <w:t>40</w:t>
            </w:r>
          </w:p>
        </w:tc>
        <w:tc>
          <w:tcPr>
            <w:tcW w:w="4320" w:type="dxa"/>
          </w:tcPr>
          <w:p w14:paraId="3C75895C" w14:textId="3E9A16C5" w:rsidR="00681EA8" w:rsidRPr="003D0D02" w:rsidRDefault="00776C68" w:rsidP="00B0410A">
            <w:pPr>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2A9B8C3E" w:rsidR="00681EA8" w:rsidRPr="00271134" w:rsidRDefault="00160515" w:rsidP="00F00BC3">
            <w:pPr>
              <w:jc w:val="center"/>
              <w:rPr>
                <w:b w:val="0"/>
                <w:bCs w:val="0"/>
                <w:sz w:val="28"/>
                <w:szCs w:val="28"/>
              </w:rPr>
            </w:pPr>
            <w:r>
              <w:rPr>
                <w:b w:val="0"/>
                <w:bCs w:val="0"/>
                <w:sz w:val="28"/>
                <w:szCs w:val="28"/>
              </w:rPr>
              <w:t>47</w:t>
            </w:r>
          </w:p>
        </w:tc>
        <w:tc>
          <w:tcPr>
            <w:tcW w:w="4320" w:type="dxa"/>
          </w:tcPr>
          <w:p w14:paraId="314A36D2" w14:textId="150BFD4A" w:rsidR="00681EA8" w:rsidRPr="003D0D02" w:rsidRDefault="00B0410A" w:rsidP="00B0410A">
            <w:pPr>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650CADD4" w:rsidR="00681EA8" w:rsidRPr="00271134" w:rsidRDefault="00A637E7" w:rsidP="00F00BC3">
            <w:pPr>
              <w:jc w:val="center"/>
              <w:rPr>
                <w:b w:val="0"/>
                <w:bCs w:val="0"/>
                <w:sz w:val="28"/>
                <w:szCs w:val="28"/>
              </w:rPr>
            </w:pPr>
            <w:r>
              <w:rPr>
                <w:b w:val="0"/>
                <w:bCs w:val="0"/>
                <w:sz w:val="28"/>
                <w:szCs w:val="28"/>
              </w:rPr>
              <w:t>53</w:t>
            </w:r>
          </w:p>
        </w:tc>
        <w:tc>
          <w:tcPr>
            <w:tcW w:w="4320" w:type="dxa"/>
          </w:tcPr>
          <w:p w14:paraId="4C318503" w14:textId="0862A9EA" w:rsidR="00681EA8" w:rsidRPr="003D0D02" w:rsidRDefault="001E705C" w:rsidP="001E705C">
            <w:pPr>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7D712966" w:rsidR="00681EA8" w:rsidRPr="00271134" w:rsidRDefault="00A637E7" w:rsidP="00F00BC3">
            <w:pPr>
              <w:jc w:val="center"/>
              <w:rPr>
                <w:b w:val="0"/>
                <w:bCs w:val="0"/>
                <w:sz w:val="28"/>
                <w:szCs w:val="28"/>
              </w:rPr>
            </w:pPr>
            <w:r>
              <w:rPr>
                <w:b w:val="0"/>
                <w:bCs w:val="0"/>
                <w:sz w:val="28"/>
                <w:szCs w:val="28"/>
              </w:rPr>
              <w:t>54</w:t>
            </w:r>
          </w:p>
        </w:tc>
        <w:tc>
          <w:tcPr>
            <w:tcW w:w="4320" w:type="dxa"/>
          </w:tcPr>
          <w:p w14:paraId="3DAF9009" w14:textId="7458DC81" w:rsidR="00681EA8" w:rsidRPr="003D0D02" w:rsidRDefault="00A06CF3" w:rsidP="00147746">
            <w:pPr>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215C05E0" w:rsidR="00681EA8" w:rsidRPr="00271134" w:rsidRDefault="00A637E7" w:rsidP="00F00BC3">
            <w:pPr>
              <w:jc w:val="center"/>
              <w:rPr>
                <w:b w:val="0"/>
                <w:bCs w:val="0"/>
                <w:sz w:val="28"/>
                <w:szCs w:val="28"/>
              </w:rPr>
            </w:pPr>
            <w:r>
              <w:rPr>
                <w:b w:val="0"/>
                <w:bCs w:val="0"/>
                <w:sz w:val="28"/>
                <w:szCs w:val="28"/>
              </w:rPr>
              <w:t>54</w:t>
            </w:r>
          </w:p>
        </w:tc>
        <w:tc>
          <w:tcPr>
            <w:tcW w:w="4320" w:type="dxa"/>
          </w:tcPr>
          <w:p w14:paraId="1C08176B" w14:textId="63ED72C9" w:rsidR="00681EA8" w:rsidRPr="003D0D02" w:rsidRDefault="002264ED" w:rsidP="002264ED">
            <w:pPr>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2FADE4A8" w:rsidR="00681EA8" w:rsidRPr="00271134" w:rsidRDefault="00A637E7" w:rsidP="00F00BC3">
            <w:pPr>
              <w:jc w:val="center"/>
              <w:rPr>
                <w:b w:val="0"/>
                <w:bCs w:val="0"/>
                <w:sz w:val="28"/>
                <w:szCs w:val="28"/>
              </w:rPr>
            </w:pPr>
            <w:r>
              <w:rPr>
                <w:b w:val="0"/>
                <w:bCs w:val="0"/>
                <w:sz w:val="28"/>
                <w:szCs w:val="28"/>
              </w:rPr>
              <w:t>54</w:t>
            </w:r>
          </w:p>
        </w:tc>
        <w:tc>
          <w:tcPr>
            <w:tcW w:w="4320" w:type="dxa"/>
          </w:tcPr>
          <w:p w14:paraId="27100B2B" w14:textId="5C3997D4" w:rsidR="00681EA8" w:rsidRPr="003D0D02" w:rsidRDefault="002A271E" w:rsidP="002A271E">
            <w:pPr>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02D89F72" w:rsidR="00681EA8" w:rsidRPr="00271134" w:rsidRDefault="00A637E7" w:rsidP="00F00BC3">
            <w:pPr>
              <w:jc w:val="center"/>
              <w:rPr>
                <w:b w:val="0"/>
                <w:bCs w:val="0"/>
                <w:sz w:val="28"/>
                <w:szCs w:val="28"/>
              </w:rPr>
            </w:pPr>
            <w:r>
              <w:rPr>
                <w:b w:val="0"/>
                <w:bCs w:val="0"/>
                <w:sz w:val="28"/>
                <w:szCs w:val="28"/>
              </w:rPr>
              <w:t>55</w:t>
            </w:r>
          </w:p>
        </w:tc>
        <w:tc>
          <w:tcPr>
            <w:tcW w:w="4320" w:type="dxa"/>
          </w:tcPr>
          <w:p w14:paraId="085EDD4A" w14:textId="75390036" w:rsidR="00681EA8" w:rsidRPr="003D0D02" w:rsidRDefault="00650FD2" w:rsidP="00650FD2">
            <w:pPr>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18310598" w:rsidR="00681EA8" w:rsidRPr="00271134" w:rsidRDefault="009F051C" w:rsidP="00F00BC3">
            <w:pPr>
              <w:jc w:val="center"/>
              <w:rPr>
                <w:b w:val="0"/>
                <w:bCs w:val="0"/>
                <w:sz w:val="28"/>
                <w:szCs w:val="28"/>
              </w:rPr>
            </w:pPr>
            <w:r>
              <w:rPr>
                <w:b w:val="0"/>
                <w:bCs w:val="0"/>
                <w:sz w:val="28"/>
                <w:szCs w:val="28"/>
              </w:rPr>
              <w:t>56</w:t>
            </w:r>
          </w:p>
        </w:tc>
        <w:tc>
          <w:tcPr>
            <w:tcW w:w="4320" w:type="dxa"/>
          </w:tcPr>
          <w:p w14:paraId="4CDA6E8F" w14:textId="66EA1B08" w:rsidR="00681EA8" w:rsidRPr="003D0D02" w:rsidRDefault="00DC28D5" w:rsidP="00DC28D5">
            <w:pPr>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0625B36F" w:rsidR="00681EA8" w:rsidRPr="00271134" w:rsidRDefault="00B67192" w:rsidP="00F00BC3">
            <w:pPr>
              <w:jc w:val="center"/>
              <w:rPr>
                <w:b w:val="0"/>
                <w:bCs w:val="0"/>
                <w:sz w:val="28"/>
                <w:szCs w:val="28"/>
              </w:rPr>
            </w:pPr>
            <w:r>
              <w:rPr>
                <w:b w:val="0"/>
                <w:bCs w:val="0"/>
                <w:sz w:val="28"/>
                <w:szCs w:val="28"/>
              </w:rPr>
              <w:t>58</w:t>
            </w:r>
          </w:p>
        </w:tc>
        <w:tc>
          <w:tcPr>
            <w:tcW w:w="4320" w:type="dxa"/>
          </w:tcPr>
          <w:p w14:paraId="4E6E0E16" w14:textId="6D869D16" w:rsidR="00681EA8" w:rsidRPr="003D0D02" w:rsidRDefault="00195578" w:rsidP="00E74228">
            <w:pPr>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3298B23D" w:rsidR="00147746" w:rsidRPr="00271134" w:rsidRDefault="00E03DD9" w:rsidP="00F00BC3">
            <w:pPr>
              <w:jc w:val="center"/>
              <w:rPr>
                <w:b w:val="0"/>
                <w:bCs w:val="0"/>
                <w:sz w:val="28"/>
                <w:szCs w:val="28"/>
              </w:rPr>
            </w:pPr>
            <w:r>
              <w:rPr>
                <w:b w:val="0"/>
                <w:bCs w:val="0"/>
                <w:sz w:val="28"/>
                <w:szCs w:val="28"/>
              </w:rPr>
              <w:t>60</w:t>
            </w:r>
          </w:p>
        </w:tc>
        <w:tc>
          <w:tcPr>
            <w:tcW w:w="4320" w:type="dxa"/>
          </w:tcPr>
          <w:p w14:paraId="279CE1D9" w14:textId="0E022138" w:rsidR="00147746" w:rsidRPr="003D0D02" w:rsidRDefault="001C4E05" w:rsidP="001C4E05">
            <w:pPr>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3615BC">
      <w:pPr>
        <w:spacing w:line="480" w:lineRule="auto"/>
        <w:jc w:val="right"/>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واسترجاعها وقت الحاجة وبأسرع وقت ممكن.</w:t>
      </w:r>
    </w:p>
    <w:p w14:paraId="22486496" w14:textId="77777777" w:rsidR="003615BC" w:rsidRPr="00AC1DFD" w:rsidRDefault="003615BC" w:rsidP="003615BC">
      <w:pPr>
        <w:tabs>
          <w:tab w:val="left" w:pos="0"/>
          <w:tab w:val="right" w:pos="9720"/>
        </w:tabs>
        <w:spacing w:line="480" w:lineRule="auto"/>
        <w:jc w:val="right"/>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p>
    <w:p w14:paraId="4E47A4E2" w14:textId="77777777" w:rsidR="004B02CB" w:rsidRDefault="004B02CB" w:rsidP="003615BC">
      <w:pPr>
        <w:jc w:val="right"/>
      </w:pPr>
    </w:p>
    <w:p w14:paraId="2D8D5C80" w14:textId="6933DDA0" w:rsidR="000150E3" w:rsidRDefault="004B02CB">
      <w:r>
        <w:br w:type="page"/>
      </w:r>
    </w:p>
    <w:p w14:paraId="3D29CBFF" w14:textId="64D8C1D3" w:rsidR="00106A60" w:rsidRDefault="0053560E" w:rsidP="00A72824">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6A9098F0" w14:textId="77777777" w:rsidR="001C5BCA" w:rsidRDefault="001C5BCA" w:rsidP="00A72824">
      <w:pPr>
        <w:spacing w:after="0" w:line="240" w:lineRule="auto"/>
        <w:jc w:val="right"/>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FF63B0">
      <w:pPr>
        <w:jc w:val="right"/>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المنهجية</w:t>
      </w:r>
      <w:r w:rsidRPr="00B57DAE">
        <w:rPr>
          <w:rFonts w:ascii="Simplified Arabic" w:eastAsia="Times New Roman" w:hAnsi="Simplified Arabic" w:cs="Simplified Arabic"/>
          <w:sz w:val="28"/>
          <w:szCs w:val="28"/>
        </w:rPr>
        <w:t xml:space="preserve"> </w:t>
      </w:r>
    </w:p>
    <w:p w14:paraId="1B8E6EE1" w14:textId="77777777" w:rsidR="00771EF9" w:rsidRDefault="007D045F" w:rsidP="00FF63B0">
      <w:pPr>
        <w:jc w:val="right"/>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ومراحل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جيدة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الحالية</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221D6E9B" w14:textId="69DD9F5F" w:rsidR="00A73241" w:rsidRDefault="00B60C45" w:rsidP="00D86123">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7637F140" w14:textId="77777777" w:rsidR="0045689A" w:rsidRDefault="0045689A" w:rsidP="00D86123">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54055292"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77777777"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56D1B3FC" w:rsidR="001B72F2" w:rsidRDefault="001B72F2" w:rsidP="00AB3DB8">
      <w:pPr>
        <w:spacing w:line="360" w:lineRule="auto"/>
      </w:pPr>
    </w:p>
    <w:p w14:paraId="45F2B77E" w14:textId="33514B25" w:rsidR="001B72F2" w:rsidRDefault="006C58E6">
      <w:r>
        <w:rPr>
          <w:noProof/>
        </w:rPr>
        <w:drawing>
          <wp:anchor distT="0" distB="0" distL="114300" distR="114300" simplePos="0" relativeHeight="251673600" behindDoc="0" locked="0" layoutInCell="1" allowOverlap="1" wp14:anchorId="50BCA87A" wp14:editId="7EA2541A">
            <wp:simplePos x="0" y="0"/>
            <wp:positionH relativeFrom="column">
              <wp:posOffset>0</wp:posOffset>
            </wp:positionH>
            <wp:positionV relativeFrom="paragraph">
              <wp:posOffset>1163320</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r w:rsidR="001B72F2">
        <w:br w:type="page"/>
      </w:r>
    </w:p>
    <w:p w14:paraId="1D9BA90F" w14:textId="77777777" w:rsidR="003B4112" w:rsidRDefault="003B4112" w:rsidP="00052EE8">
      <w:pPr>
        <w:rPr>
          <w:rFonts w:asciiTheme="minorBidi" w:hAnsiTheme="minorBidi"/>
          <w:sz w:val="28"/>
          <w:szCs w:val="28"/>
          <w:rtl/>
        </w:rPr>
      </w:pPr>
    </w:p>
    <w:p w14:paraId="3E1E35F1" w14:textId="6794A283" w:rsidR="00D259C7" w:rsidRDefault="003B4112" w:rsidP="00D259C7">
      <w:pPr>
        <w:jc w:val="right"/>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Default="00D259C7" w:rsidP="00D259C7">
      <w:pPr>
        <w:jc w:val="right"/>
        <w:rPr>
          <w:sz w:val="52"/>
          <w:szCs w:val="52"/>
        </w:rPr>
      </w:pPr>
      <w:r>
        <w:rPr>
          <w:rtl/>
        </w:rPr>
        <w:t xml:space="preserve"> </w:t>
      </w:r>
      <w:r w:rsidR="009C3BCA">
        <w:rPr>
          <w:rtl/>
        </w:rPr>
        <w:t xml:space="preserve"> </w:t>
      </w:r>
      <w:r w:rsidR="00D627B3">
        <w:rPr>
          <w:sz w:val="52"/>
          <w:szCs w:val="52"/>
          <w:rtl/>
        </w:rPr>
        <w:t>:-</w:t>
      </w:r>
      <w:r w:rsidR="005C6CA7" w:rsidRPr="005C6CA7">
        <w:rPr>
          <w:sz w:val="52"/>
          <w:szCs w:val="52"/>
        </w:rPr>
        <w:t xml:space="preserve"> Style Hub</w:t>
      </w:r>
      <w:r>
        <w:rPr>
          <w:sz w:val="52"/>
          <w:szCs w:val="52"/>
        </w:rPr>
        <w:t xml:space="preserve"> </w:t>
      </w:r>
      <w:r>
        <w:rPr>
          <w:sz w:val="52"/>
          <w:szCs w:val="52"/>
          <w:rtl/>
        </w:rPr>
        <w:t>متجر</w:t>
      </w:r>
    </w:p>
    <w:p w14:paraId="269DAC70" w14:textId="77777777" w:rsidR="00D627B3" w:rsidRDefault="00D627B3" w:rsidP="00D259C7">
      <w:pPr>
        <w:jc w:val="right"/>
        <w:rPr>
          <w:sz w:val="52"/>
          <w:szCs w:val="52"/>
        </w:rPr>
      </w:pPr>
    </w:p>
    <w:p w14:paraId="7800C3E4" w14:textId="7B0E51C3" w:rsidR="00D627B3" w:rsidRDefault="00D627B3" w:rsidP="00D259C7">
      <w:pPr>
        <w:jc w:val="right"/>
        <w:rPr>
          <w:sz w:val="52"/>
          <w:szCs w:val="52"/>
        </w:rPr>
      </w:pPr>
      <w:r>
        <w:rPr>
          <w:sz w:val="52"/>
          <w:szCs w:val="52"/>
          <w:rtl/>
        </w:rPr>
        <w:t xml:space="preserve">يريد طلب </w:t>
      </w:r>
      <w:r w:rsidR="00FA05CE">
        <w:rPr>
          <w:sz w:val="52"/>
          <w:szCs w:val="52"/>
          <w:rtl/>
        </w:rPr>
        <w:t xml:space="preserve">بإعداد </w:t>
      </w:r>
      <w:r w:rsidR="008B69CD">
        <w:rPr>
          <w:sz w:val="52"/>
          <w:szCs w:val="52"/>
          <w:rtl/>
        </w:rPr>
        <w:t>منصة علي الإنترنت</w:t>
      </w:r>
      <w:r w:rsidR="00FA05CE">
        <w:rPr>
          <w:sz w:val="52"/>
          <w:szCs w:val="52"/>
          <w:rtl/>
        </w:rPr>
        <w:t xml:space="preserve"> </w:t>
      </w:r>
      <w:r w:rsidR="00EC712B">
        <w:rPr>
          <w:sz w:val="52"/>
          <w:szCs w:val="52"/>
          <w:rtl/>
        </w:rPr>
        <w:t xml:space="preserve">تحتوي على جميع </w:t>
      </w:r>
      <w:r w:rsidR="00AB0AD0">
        <w:rPr>
          <w:sz w:val="52"/>
          <w:szCs w:val="52"/>
          <w:rtl/>
        </w:rPr>
        <w:t>الملابس</w:t>
      </w:r>
      <w:r w:rsidR="00E912F1">
        <w:rPr>
          <w:sz w:val="52"/>
          <w:szCs w:val="52"/>
          <w:rtl/>
        </w:rPr>
        <w:t xml:space="preserve"> و</w:t>
      </w:r>
      <w:r w:rsidR="00EC712B">
        <w:rPr>
          <w:sz w:val="52"/>
          <w:szCs w:val="52"/>
          <w:rtl/>
        </w:rPr>
        <w:t xml:space="preserve"> تخفيضات</w:t>
      </w:r>
    </w:p>
    <w:p w14:paraId="1F571424" w14:textId="6AAC67B8" w:rsidR="00F81D8D" w:rsidRDefault="00F81D8D" w:rsidP="00D259C7">
      <w:pPr>
        <w:jc w:val="right"/>
        <w:rPr>
          <w:sz w:val="52"/>
          <w:szCs w:val="52"/>
        </w:rPr>
      </w:pPr>
    </w:p>
    <w:p w14:paraId="7313DD7D" w14:textId="43E70192" w:rsidR="004D65BE" w:rsidRDefault="00744C5C" w:rsidP="00D259C7">
      <w:pPr>
        <w:jc w:val="right"/>
        <w:rPr>
          <w:sz w:val="52"/>
          <w:szCs w:val="52"/>
          <w:rtl/>
        </w:rPr>
      </w:pPr>
      <w:r>
        <w:rPr>
          <w:sz w:val="52"/>
          <w:szCs w:val="52"/>
          <w:rtl/>
        </w:rPr>
        <w:t>ولك</w:t>
      </w:r>
      <w:r w:rsidR="00F81D8D">
        <w:rPr>
          <w:sz w:val="52"/>
          <w:szCs w:val="52"/>
          <w:rtl/>
        </w:rPr>
        <w:t xml:space="preserve"> </w:t>
      </w:r>
      <w:r w:rsidR="00432F0E">
        <w:rPr>
          <w:sz w:val="52"/>
          <w:szCs w:val="52"/>
          <w:rtl/>
        </w:rPr>
        <w:t xml:space="preserve">جزيل الشكر. </w:t>
      </w:r>
    </w:p>
    <w:p w14:paraId="7FB822AC" w14:textId="77777777" w:rsidR="004D65BE" w:rsidRDefault="004D65BE">
      <w:pPr>
        <w:rPr>
          <w:sz w:val="52"/>
          <w:szCs w:val="52"/>
          <w:rtl/>
        </w:rPr>
      </w:pPr>
      <w:r>
        <w:rPr>
          <w:sz w:val="52"/>
          <w:szCs w:val="52"/>
          <w:rtl/>
        </w:rPr>
        <w:br w:type="page"/>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5F27040" w14:textId="797F5056" w:rsidR="00946A81" w:rsidRDefault="00946A81" w:rsidP="00E518FC">
      <w:pPr>
        <w:rPr>
          <w:rFonts w:ascii="Simplified Arabic" w:hAnsi="Simplified Arabic" w:cs="Simplified Arabic"/>
          <w:b/>
          <w:bCs/>
          <w:color w:val="2E74B5" w:themeColor="accent5" w:themeShade="BF"/>
          <w:sz w:val="40"/>
          <w:szCs w:val="40"/>
        </w:rPr>
      </w:pPr>
    </w:p>
    <w:p w14:paraId="5CDE7DF0" w14:textId="77777777" w:rsidR="00F6629D" w:rsidRPr="006F09A2" w:rsidRDefault="00F6629D" w:rsidP="00E164D2">
      <w:pPr>
        <w:spacing w:line="360" w:lineRule="auto"/>
        <w:rPr>
          <w:rFonts w:ascii="Simplified Arabic" w:hAnsi="Simplified Arabic" w:cs="Simplified Arabic"/>
          <w:sz w:val="28"/>
          <w:szCs w:val="28"/>
          <w:rtl/>
        </w:rPr>
      </w:pP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lastRenderedPageBreak/>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2C6436">
      <w:pPr>
        <w:spacing w:line="360" w:lineRule="auto"/>
        <w:jc w:val="both"/>
        <w:rPr>
          <w:rFonts w:ascii="Simplified Arabic" w:hAnsi="Simplified Arabic" w:cs="Simplified Arabic"/>
          <w:sz w:val="28"/>
          <w:szCs w:val="28"/>
          <w:rtl/>
          <w:lang w:bidi="ar-LY"/>
        </w:rPr>
      </w:pPr>
    </w:p>
    <w:p w14:paraId="6E0C12AF" w14:textId="77777777" w:rsidR="00C80B9E" w:rsidRPr="006F09A2" w:rsidRDefault="00C80B9E" w:rsidP="00292619">
      <w:pPr>
        <w:spacing w:line="360" w:lineRule="auto"/>
        <w:ind w:firstLine="720"/>
        <w:jc w:val="both"/>
        <w:rPr>
          <w:rFonts w:ascii="Simplified Arabic" w:hAnsi="Simplified Arabic" w:cs="Simplified Arabic"/>
          <w:sz w:val="28"/>
          <w:szCs w:val="28"/>
          <w:rtl/>
        </w:rPr>
      </w:pP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440628DA" w14:textId="3B59FD9A" w:rsidR="00040D3C" w:rsidRDefault="00040D3C" w:rsidP="00164934">
      <w:pPr>
        <w:spacing w:line="360" w:lineRule="auto"/>
        <w:jc w:val="right"/>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1D188023" w14:textId="23851012" w:rsidR="002F113B" w:rsidRDefault="002F113B" w:rsidP="002F113B">
      <w:pPr>
        <w:spacing w:line="360" w:lineRule="auto"/>
        <w:jc w:val="center"/>
        <w:rPr>
          <w:rFonts w:ascii="Simplified Arabic" w:hAnsi="Simplified Arabic" w:cs="Simplified Arabic"/>
          <w:sz w:val="24"/>
          <w:szCs w:val="24"/>
        </w:rPr>
      </w:pPr>
    </w:p>
    <w:p w14:paraId="42C63AF6" w14:textId="49D0C097" w:rsidR="002F113B" w:rsidRDefault="002F113B" w:rsidP="002F113B">
      <w:pPr>
        <w:spacing w:line="360" w:lineRule="auto"/>
        <w:jc w:val="center"/>
        <w:rPr>
          <w:rFonts w:ascii="Simplified Arabic" w:hAnsi="Simplified Arabic" w:cs="Simplified Arabic"/>
          <w:sz w:val="24"/>
          <w:szCs w:val="24"/>
        </w:rPr>
      </w:pPr>
    </w:p>
    <w:p w14:paraId="687936CC" w14:textId="0D381710" w:rsidR="002F113B" w:rsidRDefault="002F113B" w:rsidP="002F113B">
      <w:pPr>
        <w:spacing w:line="360" w:lineRule="auto"/>
        <w:jc w:val="center"/>
        <w:rPr>
          <w:rFonts w:ascii="Simplified Arabic" w:hAnsi="Simplified Arabic" w:cs="Simplified Arabic"/>
          <w:sz w:val="24"/>
          <w:szCs w:val="24"/>
        </w:rPr>
      </w:pPr>
    </w:p>
    <w:p w14:paraId="3BD98A51" w14:textId="77777777" w:rsidR="002F113B" w:rsidRDefault="002F113B" w:rsidP="002F113B">
      <w:pPr>
        <w:spacing w:line="360" w:lineRule="auto"/>
        <w:jc w:val="center"/>
        <w:rPr>
          <w:rFonts w:ascii="Simplified Arabic" w:hAnsi="Simplified Arabic" w:cs="Simplified Arabic"/>
          <w:sz w:val="24"/>
          <w:szCs w:val="24"/>
        </w:rPr>
      </w:pP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oel="http://schemas.microsoft.com/office/2019/extlst" xmlns:w16du="http://schemas.microsoft.com/office/word/2023/wordml/word16du">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102F7854" w14:textId="0827D542" w:rsidR="002C6436" w:rsidRDefault="002C6436" w:rsidP="002C6436">
      <w:pPr>
        <w:bidi/>
        <w:spacing w:line="360" w:lineRule="auto"/>
        <w:ind w:left="720"/>
        <w:rPr>
          <w:rFonts w:ascii="Simplified Arabic" w:hAnsi="Simplified Arabic" w:cs="Simplified Arabic"/>
          <w:b/>
          <w:bCs/>
          <w:sz w:val="28"/>
          <w:szCs w:val="28"/>
          <w:rtl/>
          <w:lang w:bidi="ar-LY"/>
        </w:rPr>
      </w:pPr>
    </w:p>
    <w:p w14:paraId="7B2CF4ED" w14:textId="06BD31E5" w:rsidR="002C6436" w:rsidRDefault="002C6436" w:rsidP="002C6436">
      <w:pPr>
        <w:bidi/>
        <w:spacing w:line="360" w:lineRule="auto"/>
        <w:ind w:left="720"/>
        <w:rPr>
          <w:rFonts w:ascii="Simplified Arabic" w:hAnsi="Simplified Arabic" w:cs="Simplified Arabic"/>
          <w:b/>
          <w:bCs/>
          <w:sz w:val="28"/>
          <w:szCs w:val="28"/>
          <w:rtl/>
          <w:lang w:bidi="ar-LY"/>
        </w:rPr>
      </w:pPr>
    </w:p>
    <w:p w14:paraId="232FD32B" w14:textId="7CC4DC34" w:rsidR="002C6436" w:rsidRDefault="002C6436" w:rsidP="002C6436">
      <w:pPr>
        <w:bidi/>
        <w:spacing w:line="360" w:lineRule="auto"/>
        <w:ind w:left="720"/>
        <w:rPr>
          <w:rFonts w:ascii="Simplified Arabic" w:hAnsi="Simplified Arabic" w:cs="Simplified Arabic"/>
          <w:b/>
          <w:bCs/>
          <w:sz w:val="28"/>
          <w:szCs w:val="28"/>
          <w:rtl/>
          <w:lang w:bidi="ar-LY"/>
        </w:rPr>
      </w:pPr>
    </w:p>
    <w:p w14:paraId="2740B0F3" w14:textId="77D13011" w:rsidR="002C6436" w:rsidRDefault="002C6436" w:rsidP="002C6436">
      <w:pPr>
        <w:bidi/>
        <w:spacing w:line="360" w:lineRule="auto"/>
        <w:ind w:left="720"/>
        <w:rPr>
          <w:rFonts w:ascii="Simplified Arabic" w:hAnsi="Simplified Arabic" w:cs="Simplified Arabic"/>
          <w:b/>
          <w:bCs/>
          <w:sz w:val="28"/>
          <w:szCs w:val="28"/>
          <w:rtl/>
          <w:lang w:bidi="ar-LY"/>
        </w:rPr>
      </w:pPr>
    </w:p>
    <w:p w14:paraId="2F2DFB8E" w14:textId="12184856" w:rsidR="002C6436" w:rsidRDefault="002C6436" w:rsidP="002C6436">
      <w:pPr>
        <w:bidi/>
        <w:spacing w:line="360" w:lineRule="auto"/>
        <w:ind w:left="720"/>
        <w:rPr>
          <w:rFonts w:ascii="Simplified Arabic" w:hAnsi="Simplified Arabic" w:cs="Simplified Arabic"/>
          <w:b/>
          <w:bCs/>
          <w:sz w:val="28"/>
          <w:szCs w:val="28"/>
          <w:rtl/>
          <w:lang w:bidi="ar-LY"/>
        </w:rPr>
      </w:pPr>
    </w:p>
    <w:p w14:paraId="489BC53D" w14:textId="1AEA7F44" w:rsidR="002C6436" w:rsidRDefault="002C6436" w:rsidP="002C6436">
      <w:pPr>
        <w:bidi/>
        <w:spacing w:line="360" w:lineRule="auto"/>
        <w:ind w:left="720"/>
        <w:rPr>
          <w:rFonts w:ascii="Simplified Arabic" w:hAnsi="Simplified Arabic" w:cs="Simplified Arabic"/>
          <w:b/>
          <w:bCs/>
          <w:sz w:val="28"/>
          <w:szCs w:val="28"/>
          <w:rtl/>
          <w:lang w:bidi="ar-LY"/>
        </w:rPr>
      </w:pPr>
    </w:p>
    <w:p w14:paraId="31211FD5" w14:textId="5ECEF6D5" w:rsidR="002C6436" w:rsidRDefault="002C6436" w:rsidP="002C6436">
      <w:pPr>
        <w:bidi/>
        <w:spacing w:line="360" w:lineRule="auto"/>
        <w:ind w:left="720"/>
        <w:rPr>
          <w:rFonts w:ascii="Simplified Arabic" w:hAnsi="Simplified Arabic" w:cs="Simplified Arabic"/>
          <w:b/>
          <w:bCs/>
          <w:sz w:val="28"/>
          <w:szCs w:val="28"/>
          <w:rtl/>
          <w:lang w:bidi="ar-LY"/>
        </w:rPr>
      </w:pPr>
    </w:p>
    <w:p w14:paraId="44E03C05" w14:textId="696B6235" w:rsidR="002C6436" w:rsidRDefault="002C6436" w:rsidP="002C6436">
      <w:pPr>
        <w:bidi/>
        <w:spacing w:line="360" w:lineRule="auto"/>
        <w:ind w:left="720"/>
        <w:rPr>
          <w:rFonts w:ascii="Simplified Arabic" w:hAnsi="Simplified Arabic" w:cs="Simplified Arabic"/>
          <w:b/>
          <w:bCs/>
          <w:sz w:val="28"/>
          <w:szCs w:val="28"/>
          <w:rtl/>
          <w:lang w:bidi="ar-LY"/>
        </w:rPr>
      </w:pPr>
    </w:p>
    <w:p w14:paraId="5E730E8D" w14:textId="77777777"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014A9E">
      <w:pPr>
        <w:bidi/>
        <w:spacing w:line="360" w:lineRule="auto"/>
        <w:ind w:left="720"/>
        <w:rPr>
          <w:rFonts w:ascii="Simplified Arabic" w:hAnsi="Simplified Arabic" w:cs="Simplified Arabic"/>
          <w:b/>
          <w:bCs/>
          <w:sz w:val="28"/>
          <w:szCs w:val="28"/>
          <w:rtl/>
          <w:lang w:bidi="ar-LY"/>
        </w:rPr>
      </w:pPr>
    </w:p>
    <w:p w14:paraId="30B5AF93" w14:textId="7E9D9642"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27E2803" w14:textId="77777777" w:rsidR="00014A9E" w:rsidRPr="00A42052" w:rsidRDefault="00014A9E" w:rsidP="003F7F79">
      <w:pPr>
        <w:rPr>
          <w:rFonts w:ascii="Times New Roman" w:hAnsi="Times New Roman" w:cs="Times New Roman"/>
          <w:sz w:val="28"/>
          <w:szCs w:val="28"/>
          <w:rtl/>
        </w:rPr>
      </w:pPr>
    </w:p>
    <w:p w14:paraId="5CD1BF93" w14:textId="77777777" w:rsidR="00014A9E" w:rsidRPr="00A42052" w:rsidRDefault="00014A9E"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77777777"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يتمثل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 تقوم بتحسين الأداء بتكلفة معقولة  وتعديل أي قوانين المتعلقة بالقسم بسهولة و سلاسة بدون التدخل البرمجي بأسرع وقت وأقل جهد و يتميز بأنه نظام مرن قابل للتكيف من قبل المستخدم بدون اعادة برمجة</w:t>
      </w:r>
      <w:r>
        <w:rPr>
          <w:rFonts w:ascii="Simplified Arabic" w:hAnsi="Simplified Arabic" w:cs="Simplified Arabic" w:hint="cs"/>
          <w:color w:val="000000" w:themeColor="text1"/>
          <w:sz w:val="28"/>
          <w:szCs w:val="28"/>
          <w:rtl/>
        </w:rPr>
        <w:t xml:space="preserve"> </w:t>
      </w:r>
      <w:r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ListParagraph"/>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ListParagraph"/>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068D6CCB" w14:textId="46FBED65" w:rsidR="007C027C" w:rsidRDefault="00715AC4" w:rsidP="00715AC4">
      <w:pPr>
        <w:spacing w:line="360" w:lineRule="auto"/>
        <w:jc w:val="right"/>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يقدمونها</w:t>
      </w:r>
      <w:r w:rsidRPr="00715AC4">
        <w:rPr>
          <w:rFonts w:ascii="Simplified Arabic" w:hAnsi="Simplified Arabic" w:cs="Simplified Arabic"/>
          <w:color w:val="0D0D0D" w:themeColor="text1" w:themeTint="F2"/>
          <w:sz w:val="28"/>
          <w:szCs w:val="28"/>
        </w:rPr>
        <w:t>.</w:t>
      </w:r>
    </w:p>
    <w:p w14:paraId="49CF0439" w14:textId="25E1D1F4" w:rsidR="00715AC4" w:rsidRDefault="00715AC4" w:rsidP="00715AC4">
      <w:pPr>
        <w:spacing w:line="360" w:lineRule="auto"/>
        <w:jc w:val="right"/>
        <w:rPr>
          <w:rFonts w:ascii="Simplified Arabic" w:hAnsi="Simplified Arabic" w:cs="Simplified Arabic"/>
          <w:color w:val="0D0D0D" w:themeColor="text1" w:themeTint="F2"/>
          <w:sz w:val="28"/>
          <w:szCs w:val="28"/>
        </w:rPr>
      </w:pP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5D031A3" w14:textId="7B267A71" w:rsidR="007C027C" w:rsidRDefault="00D52E74" w:rsidP="0065458A">
      <w:pPr>
        <w:spacing w:line="360" w:lineRule="auto"/>
        <w:jc w:val="right"/>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وتفضيلاتهم</w:t>
      </w:r>
    </w:p>
    <w:p w14:paraId="0E342B74" w14:textId="77777777" w:rsidR="0065458A" w:rsidRPr="00C92B0A" w:rsidRDefault="0065458A"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lastRenderedPageBreak/>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1A222608" w:rsidR="00FF72CD" w:rsidRDefault="00FF72CD"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591CBD1F">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1E6156D8">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464594CB">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1A537CFF">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706BBB70">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294A1191">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41E292AC">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070E3EF3">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17767788"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p>
    <w:p w14:paraId="18E2CA49" w14:textId="379277FC"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61D8B742" w14:textId="77777777" w:rsidR="00AC7E87" w:rsidRPr="00C92B0A" w:rsidRDefault="00AC7E87" w:rsidP="00AC7E87">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0450DE" w:rsidRPr="00C92B0A" w14:paraId="61C6A8EA" w14:textId="77777777" w:rsidTr="000450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1FB53A4" w14:textId="77777777" w:rsidR="000450DE" w:rsidRPr="00C92B0A" w:rsidRDefault="000450DE" w:rsidP="003473B4">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31C48D4D"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6D8AD4"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1D6F66E"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2EB89B13" w14:textId="77777777" w:rsidR="000450DE" w:rsidRPr="00C92B0A" w:rsidRDefault="000450DE" w:rsidP="003473B4">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21FBD2"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450DE" w:rsidRPr="00C92B0A" w14:paraId="25B19AE3"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3473B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46719A6C" w:rsidR="000450DE" w:rsidRPr="00C92B0A" w:rsidRDefault="00A1630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7C2329F"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26CFA315"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3473B4">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4400B103" w14:textId="698102C9"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3473B4">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304B1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43BE471F"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304B1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766A6223" w14:textId="7F198338" w:rsidR="00374677" w:rsidRPr="00C92B0A" w:rsidRDefault="00374677" w:rsidP="009F603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CD474A" w:rsidRPr="00CD474A">
        <w:rPr>
          <w:rFonts w:ascii="Simplified Arabic" w:hAnsi="Simplified Arabic" w:cs="Simplified Arabic" w:hint="eastAsia"/>
          <w:b/>
          <w:bCs/>
          <w:color w:val="2E74B5" w:themeColor="accent5" w:themeShade="BF"/>
          <w:sz w:val="32"/>
          <w:szCs w:val="32"/>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74677" w:rsidRPr="00C92B0A" w14:paraId="723DBACE"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6A43C090" w14:textId="77777777" w:rsidR="00374677" w:rsidRPr="00C92B0A" w:rsidRDefault="00374677"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443F4B3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35ADA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65541212"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65462909" w14:textId="77777777" w:rsidR="00374677" w:rsidRPr="00C92B0A" w:rsidRDefault="00374677"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FA118B5"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74677" w:rsidRPr="00C92B0A" w14:paraId="01B60A76"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3C6AA91C" w:rsidR="00374677" w:rsidRPr="00C92B0A" w:rsidRDefault="00A1630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3B45812"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317DA9C4"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D60F12">
              <w:rPr>
                <w:rFonts w:ascii="Simplified Arabic" w:hAnsi="Simplified Arabic" w:cs="Simplified Arabic"/>
                <w:sz w:val="28"/>
                <w:szCs w:val="28"/>
              </w:rPr>
              <w:t xml:space="preserve"> المنتج</w:t>
            </w:r>
          </w:p>
        </w:tc>
        <w:tc>
          <w:tcPr>
            <w:tcW w:w="2554" w:type="dxa"/>
          </w:tcPr>
          <w:p w14:paraId="0B3BAB0F" w14:textId="08E5B497" w:rsidR="00374677" w:rsidRPr="00C92B0A" w:rsidRDefault="004F6C9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6E3A89A6"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D60F12">
              <w:rPr>
                <w:rFonts w:ascii="Simplified Arabic" w:hAnsi="Simplified Arabic" w:cs="Simplified Arabic"/>
                <w:sz w:val="28"/>
                <w:szCs w:val="28"/>
              </w:rPr>
              <w:t xml:space="preserve"> المنتج</w:t>
            </w:r>
          </w:p>
        </w:tc>
        <w:tc>
          <w:tcPr>
            <w:tcW w:w="2554" w:type="dxa"/>
          </w:tcPr>
          <w:p w14:paraId="73198265" w14:textId="06F53B04"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DD5F0A" w:rsidRPr="00C92B0A" w14:paraId="6A3555E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403003F" w14:textId="2E43C927" w:rsidR="00DD5F0A" w:rsidRPr="008930EA" w:rsidRDefault="00DD5F0A" w:rsidP="00782AB3">
            <w:pPr>
              <w:spacing w:line="360" w:lineRule="auto"/>
              <w:jc w:val="center"/>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522D3033" w14:textId="2301B6FC"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2A9F0106" w14:textId="19472667"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30F71D9F" w14:textId="52DD33D9"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3381975" w14:textId="39BC29FC"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6D63EC3C"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756B0168" w14:textId="0422E9CD" w:rsidR="00DD5F0A" w:rsidRPr="008930EA" w:rsidRDefault="00DD5F0A" w:rsidP="00782AB3">
            <w:pPr>
              <w:spacing w:line="360" w:lineRule="auto"/>
              <w:jc w:val="center"/>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2521E859" w14:textId="44269B3A" w:rsidR="00DD5F0A" w:rsidRPr="0078329B"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0DB51A9" w14:textId="29E73D10" w:rsidR="00DD5F0A" w:rsidRPr="009E57E8" w:rsidRDefault="00DD5F0A"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18D88422" w14:textId="0B1AE6E0" w:rsidR="00DD5F0A" w:rsidRPr="00C92B0A"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51C79F" w14:textId="002B2208" w:rsidR="00DD5F0A" w:rsidRPr="00AF4092"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019C6A0E"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6D66D2C" w14:textId="25CA1825" w:rsidR="00DD5F0A" w:rsidRPr="008930EA" w:rsidRDefault="00D34936" w:rsidP="00782AB3">
            <w:pPr>
              <w:spacing w:line="360" w:lineRule="auto"/>
              <w:jc w:val="center"/>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0B26E6B6" w14:textId="58D49559"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6E6D90A8" w14:textId="0C219134"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7C53743D" w14:textId="2217C717"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89F4811" w14:textId="1F24F0E5"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7606C327"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0A463290" w14:textId="6240BB41" w:rsidR="00BC3A42" w:rsidRPr="00D34936" w:rsidRDefault="006A0B06" w:rsidP="00782AB3">
            <w:pPr>
              <w:spacing w:line="360" w:lineRule="auto"/>
              <w:jc w:val="center"/>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20E6653" w14:textId="76878C7C" w:rsidR="00BC3A4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3D7857D8" w14:textId="4B76540F" w:rsidR="00BC3A42" w:rsidRDefault="00BC3A4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CCEBD34" w14:textId="45942E14" w:rsidR="00BC3A42" w:rsidRPr="00C92B0A"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23D5586" w14:textId="72E374F8" w:rsidR="00BC3A42" w:rsidRPr="00AF409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40C4A350"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47C0B58" w14:textId="28ECF07A" w:rsidR="00BC3A42" w:rsidRPr="00D34936" w:rsidRDefault="00AA1F48" w:rsidP="00782AB3">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5CBF94C" w14:textId="3B53419C" w:rsidR="00BC3A42"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D27B9A4" w14:textId="29C6009D" w:rsidR="00BC3A42" w:rsidRDefault="00BC3A42"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3809AB09" w14:textId="43C2869A" w:rsidR="00BC3A42" w:rsidRPr="00C92B0A"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5F345AB" w14:textId="3BB59BD8" w:rsidR="00BC3A42" w:rsidRPr="00AF4092"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1BA7C98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B126C78" w14:textId="53A8FD07" w:rsidR="00BC3A42" w:rsidRPr="00D34936" w:rsidRDefault="00594771" w:rsidP="00782AB3">
            <w:pPr>
              <w:spacing w:line="360" w:lineRule="auto"/>
              <w:jc w:val="center"/>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7CD805BE" w14:textId="704C7B52" w:rsidR="00BC3A4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0661352D" w14:textId="270118B0" w:rsidR="00BC3A42" w:rsidRDefault="00BC3A4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5A41A93B" w14:textId="13195056" w:rsidR="00BC3A42" w:rsidRPr="00C92B0A"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4062AE1" w14:textId="5280BB52" w:rsidR="00BC3A42" w:rsidRPr="00AF409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4C323927" w14:textId="14FFE231" w:rsidR="004868B5" w:rsidRDefault="004868B5">
      <w:pPr>
        <w:rPr>
          <w:rFonts w:ascii="Simplified Arabic" w:hAnsi="Simplified Arabic" w:cs="Simplified Arabic"/>
          <w:color w:val="2E74B5" w:themeColor="accent5" w:themeShade="BF"/>
          <w:sz w:val="28"/>
          <w:szCs w:val="28"/>
          <w:lang w:bidi="ar-LY"/>
        </w:rPr>
      </w:pPr>
    </w:p>
    <w:p w14:paraId="2E82FB43" w14:textId="46D560B6" w:rsidR="00E24376" w:rsidRPr="00C92B0A" w:rsidRDefault="00E24376"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Pr>
        <w:t>ع</w:t>
      </w:r>
      <w:r w:rsidR="001D06EA" w:rsidRPr="001D06EA">
        <w:rPr>
          <w:rFonts w:ascii="Simplified Arabic" w:hAnsi="Simplified Arabic" w:cs="Simplified Arabic" w:hint="eastAsia"/>
          <w:b/>
          <w:bCs/>
          <w:color w:val="2E74B5" w:themeColor="accent5" w:themeShade="BF"/>
          <w:sz w:val="32"/>
          <w:szCs w:val="32"/>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E24376" w:rsidRPr="00C92B0A" w14:paraId="2268E490" w14:textId="77777777" w:rsidTr="00204353">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71EE0A7C" w14:textId="77777777" w:rsidR="00E24376" w:rsidRPr="00C92B0A" w:rsidRDefault="00E24376"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54152C62"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5496D3"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72AF3B9"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15D4B63C" w14:textId="77777777" w:rsidR="00E24376" w:rsidRPr="00C92B0A" w:rsidRDefault="00E24376"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C5FCDDA"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E24376" w:rsidRPr="00C92B0A" w14:paraId="059BD27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57C6D4CE" w:rsidR="00E24376" w:rsidRPr="00C92B0A" w:rsidRDefault="00A1630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6434996"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782AB3">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05DFF1A2"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1610DD">
              <w:rPr>
                <w:rFonts w:ascii="Simplified Arabic" w:hAnsi="Simplified Arabic" w:cs="Simplified Arabic"/>
                <w:sz w:val="28"/>
                <w:szCs w:val="28"/>
              </w:rPr>
              <w:t xml:space="preserve"> المنتج</w:t>
            </w:r>
          </w:p>
        </w:tc>
        <w:tc>
          <w:tcPr>
            <w:tcW w:w="2554" w:type="dxa"/>
          </w:tcPr>
          <w:p w14:paraId="3A1159EF" w14:textId="6A695D8A"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8D177E" w:rsidRPr="00C92B0A" w14:paraId="5F35F368" w14:textId="77777777" w:rsidTr="00E53D82">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782AB3">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Pr>
              <w:t>المنتج</w:t>
            </w:r>
          </w:p>
        </w:tc>
        <w:tc>
          <w:tcPr>
            <w:tcW w:w="2554" w:type="dxa"/>
          </w:tcPr>
          <w:p w14:paraId="03FDC99F" w14:textId="67365F35" w:rsidR="008D177E" w:rsidRPr="009A5A1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0781E" w:rsidRPr="00C92B0A" w14:paraId="335CA769" w14:textId="77777777" w:rsidTr="009D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782AB3">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sidR="0084121D">
              <w:rPr>
                <w:rFonts w:ascii="Simplified Arabic" w:hAnsi="Simplified Arabic" w:cs="Simplified Arabic"/>
                <w:sz w:val="28"/>
                <w:szCs w:val="28"/>
              </w:rPr>
              <w:t xml:space="preserve"> المنتج</w:t>
            </w:r>
          </w:p>
        </w:tc>
        <w:tc>
          <w:tcPr>
            <w:tcW w:w="2554" w:type="dxa"/>
          </w:tcPr>
          <w:p w14:paraId="6C1A2753" w14:textId="2BEF598F" w:rsidR="00B0781E" w:rsidRPr="009A5A1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D177E" w:rsidRPr="00C92B0A" w14:paraId="6490BA7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782AB3">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sidR="0084121D">
              <w:rPr>
                <w:rFonts w:ascii="Simplified Arabic" w:hAnsi="Simplified Arabic" w:cs="Simplified Arabic"/>
                <w:sz w:val="28"/>
                <w:szCs w:val="28"/>
              </w:rPr>
              <w:t xml:space="preserve"> المنتج</w:t>
            </w:r>
          </w:p>
        </w:tc>
        <w:tc>
          <w:tcPr>
            <w:tcW w:w="2554" w:type="dxa"/>
          </w:tcPr>
          <w:p w14:paraId="111B38E5" w14:textId="184B8C9B" w:rsidR="008D177E" w:rsidRPr="00C92B0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7E0DA11D" w:rsidR="008D177E" w:rsidRPr="00C92B0A" w:rsidRDefault="00A1630E"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46BA6493"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522C013A"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84121D">
              <w:rPr>
                <w:rFonts w:ascii="Simplified Arabic" w:hAnsi="Simplified Arabic" w:cs="Simplified Arabic"/>
                <w:sz w:val="28"/>
                <w:szCs w:val="28"/>
              </w:rPr>
              <w:t xml:space="preserve"> المنتج</w:t>
            </w:r>
          </w:p>
        </w:tc>
        <w:tc>
          <w:tcPr>
            <w:tcW w:w="2554" w:type="dxa"/>
          </w:tcPr>
          <w:p w14:paraId="33ECE421" w14:textId="255DDEFE"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A111F8" w:rsidRPr="00C92B0A" w14:paraId="42B574F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E1202BA" w14:textId="1EFE8D3B" w:rsidR="00A111F8" w:rsidRPr="008930EA" w:rsidRDefault="00A111F8" w:rsidP="00782AB3">
            <w:pPr>
              <w:spacing w:line="360" w:lineRule="auto"/>
              <w:jc w:val="center"/>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3FF682D" w14:textId="76FDBD7B" w:rsidR="00A111F8" w:rsidRPr="0078329B"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784C2836" w14:textId="3A57009B" w:rsidR="00A111F8" w:rsidRPr="009E57E8" w:rsidRDefault="00A111F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1CAFA3B8" w14:textId="1D7CD10C" w:rsidR="00A111F8" w:rsidRPr="00C92B0A"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9288650" w14:textId="2D5A679D" w:rsidR="00A111F8" w:rsidRPr="00AF4092"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E1C1C" w:rsidRPr="00C92B0A" w14:paraId="19BF0918"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4EB9693" w14:textId="056BF9E7" w:rsidR="008E1C1C" w:rsidRPr="008930EA" w:rsidRDefault="008E1C1C" w:rsidP="00782AB3">
            <w:pPr>
              <w:spacing w:line="360" w:lineRule="auto"/>
              <w:jc w:val="center"/>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CFC3E1F" w14:textId="21CF3EB2" w:rsidR="008E1C1C" w:rsidRPr="0078329B"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73E8185B" w14:textId="0282A71D" w:rsidR="008E1C1C" w:rsidRPr="009E57E8" w:rsidRDefault="008E1C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29FB46E2" w14:textId="627168CA" w:rsidR="008E1C1C" w:rsidRPr="00C92B0A"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7DB0E44" w14:textId="50844214" w:rsidR="008E1C1C" w:rsidRPr="00AF4092"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E1C1C" w:rsidRPr="00C92B0A" w14:paraId="70A6AB2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9CBF538" w14:textId="11C1441C" w:rsidR="008E1C1C" w:rsidRPr="008930EA" w:rsidRDefault="008E1C1C" w:rsidP="00782AB3">
            <w:pPr>
              <w:spacing w:line="360" w:lineRule="auto"/>
              <w:jc w:val="center"/>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108B24D0" w14:textId="71F4274D" w:rsidR="008E1C1C" w:rsidRPr="0078329B"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450FED45" w14:textId="3863A1FD" w:rsidR="008E1C1C" w:rsidRPr="009E57E8" w:rsidRDefault="008E1C1C"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F0E4244" w14:textId="2E1DBF86" w:rsidR="008E1C1C" w:rsidRPr="00C92B0A"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110E825" w14:textId="5F2C5121" w:rsidR="008E1C1C" w:rsidRPr="00AF4092"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3B7968" w14:textId="4AB3CA73" w:rsidR="000C7E34" w:rsidRPr="00C92B0A" w:rsidRDefault="006F4B77" w:rsidP="000C7E34">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000C7E34"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000C7E34" w:rsidRPr="00C92B0A">
        <w:rPr>
          <w:rFonts w:ascii="Simplified Arabic" w:hAnsi="Simplified Arabic" w:cs="Simplified Arabic"/>
          <w:b/>
          <w:bCs/>
          <w:color w:val="2E74B5" w:themeColor="accent5" w:themeShade="BF"/>
          <w:sz w:val="32"/>
          <w:szCs w:val="32"/>
          <w:rtl/>
        </w:rPr>
        <w:t xml:space="preserve"> </w:t>
      </w:r>
      <w:r w:rsidR="000C7E34" w:rsidRPr="00C92B0A">
        <w:rPr>
          <w:rFonts w:ascii="Simplified Arabic" w:hAnsi="Simplified Arabic" w:cs="Simplified Arabic"/>
          <w:b/>
          <w:bCs/>
          <w:color w:val="2E74B5" w:themeColor="accent5" w:themeShade="BF"/>
          <w:sz w:val="28"/>
          <w:szCs w:val="28"/>
        </w:rPr>
        <w:t>(</w:t>
      </w:r>
      <w:r w:rsidR="00A1630E" w:rsidRPr="00A1630E">
        <w:rPr>
          <w:rFonts w:ascii="Simplified Arabic" w:hAnsi="Simplified Arabic" w:cs="Simplified Arabic"/>
          <w:b/>
          <w:bCs/>
          <w:color w:val="2E74B5" w:themeColor="accent5" w:themeShade="BF"/>
          <w:sz w:val="28"/>
          <w:szCs w:val="28"/>
        </w:rPr>
        <w:t>card_mans</w:t>
      </w:r>
      <w:r w:rsidR="000C7E34" w:rsidRPr="00C92B0A">
        <w:rPr>
          <w:rFonts w:ascii="Simplified Arabic" w:hAnsi="Simplified Arabic" w:cs="Simplified Arabic"/>
          <w:b/>
          <w:bCs/>
          <w:color w:val="2E74B5" w:themeColor="accent5" w:themeShade="BF"/>
          <w:sz w:val="28"/>
          <w:szCs w:val="28"/>
        </w:rPr>
        <w:t>)</w:t>
      </w:r>
      <w:r w:rsidR="000C7E34"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A1630E" w:rsidRPr="00C92B0A" w14:paraId="4199C172" w14:textId="77777777" w:rsidTr="008A6C4E">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7CAD69CA" w14:textId="77777777" w:rsidR="000C7E34" w:rsidRPr="00C92B0A" w:rsidRDefault="000C7E34" w:rsidP="007F5977">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23C06784"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274FF39E"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4141C4DF"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132A7C00" w14:textId="77777777" w:rsidR="000C7E34" w:rsidRPr="00C92B0A" w:rsidRDefault="000C7E34" w:rsidP="007F5977">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5FE3CF6F"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C7E34" w:rsidRPr="00C92B0A" w14:paraId="3AC06909"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29F1060" w14:textId="77777777" w:rsidR="000C7E34" w:rsidRPr="00C92B0A" w:rsidRDefault="000C7E34" w:rsidP="00CB16E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B44042B" w14:textId="77777777" w:rsidR="000C7E34" w:rsidRPr="00C92B0A" w:rsidRDefault="000C7E34" w:rsidP="007F597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2B60E8E6" w14:textId="40EBF8CD" w:rsidR="000C7E34" w:rsidRPr="00C92B0A" w:rsidRDefault="00A1630E"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FD37C06" w14:textId="77777777" w:rsidR="000C7E34" w:rsidRPr="00C92B0A" w:rsidRDefault="000C7E34"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F49BC0F" w14:textId="77777777" w:rsidR="000C7E34" w:rsidRPr="00C92B0A" w:rsidRDefault="000C7E34"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4BDBFE9C"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06645574" w14:textId="77777777" w:rsidR="000C7E34" w:rsidRPr="00C92B0A" w:rsidRDefault="000C7E34" w:rsidP="00CB16E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22EF2F2" w14:textId="5209BC2C" w:rsidR="000C7E34" w:rsidRPr="00C92B0A" w:rsidRDefault="000C7E34"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6E2B0368" w14:textId="114C4A1F"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32E904A" w14:textId="3ADCB30F"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C6222C1"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579C9E9E"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1C395DD" w14:textId="0A320E39" w:rsidR="000C7E34" w:rsidRPr="00C92B0A" w:rsidRDefault="00C219F6" w:rsidP="00CB16E3">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57592E67" w14:textId="525515D4" w:rsidR="000C7E34" w:rsidRPr="00C92B0A" w:rsidRDefault="000C7E34"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3560D92" w14:textId="1C279403"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67535FF2" w14:textId="064F33E1"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494B2D1"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0B019694"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2E7DF10F" w14:textId="3C330D69" w:rsidR="000C7E34" w:rsidRPr="00C92B0A" w:rsidRDefault="00252A1B" w:rsidP="00CB16E3">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95A83D" w14:textId="53AF09B6" w:rsidR="000C7E34" w:rsidRPr="00C92B0A" w:rsidRDefault="000C7E34"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7863F330" w14:textId="7152993F" w:rsidR="000C7E34" w:rsidRPr="00C92B0A" w:rsidRDefault="00204353"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2D758022" w14:textId="1ABD56F8"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FC17065"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3F137445"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6FA74F8" w14:textId="2DE645BE" w:rsidR="000C7E34" w:rsidRPr="00C92B0A" w:rsidRDefault="002D0000" w:rsidP="00CB16E3">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616639B0" w14:textId="1F2BDDF8" w:rsidR="000C7E34" w:rsidRPr="00C92B0A" w:rsidRDefault="00204353"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9C00ED9" w14:textId="2C1F53E8" w:rsidR="000C7E34" w:rsidRPr="00C92B0A" w:rsidRDefault="00204353"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806629D" w14:textId="100E4BCA"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801FB53"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20E2EF52"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68606217" w14:textId="2141821D" w:rsidR="000C7E34" w:rsidRPr="00C92B0A" w:rsidRDefault="00B13DD6" w:rsidP="00CB16E3">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54A00331" w14:textId="51163CCE" w:rsidR="000C7E34" w:rsidRPr="00C92B0A" w:rsidRDefault="00204353"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9A74BCA" w14:textId="46F54D22" w:rsidR="000C7E34" w:rsidRPr="00C92B0A" w:rsidRDefault="00204353"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21347D2" w14:textId="6D1C2170"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8B7090B"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18D63E8A"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D03EE3D" w14:textId="03DBA6B4" w:rsidR="000C7E34" w:rsidRPr="00C92B0A" w:rsidRDefault="00C56FA6" w:rsidP="00CB16E3">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5AD75EA5" w14:textId="789F4D92" w:rsidR="000C7E34" w:rsidRPr="00C92B0A" w:rsidRDefault="00204353"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1356BA88" w14:textId="1DFA0925" w:rsidR="000C7E34" w:rsidRPr="00C92B0A" w:rsidRDefault="00204353"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13EBE0A" w14:textId="2F949745"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F0D35CF"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265E14FA"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6E29E821" w14:textId="0560642C" w:rsidR="00A1630E" w:rsidRPr="00C92B0A" w:rsidRDefault="00C56FA6" w:rsidP="00CB16E3">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58BB3C70" w14:textId="544EBE7B" w:rsidR="00A1630E" w:rsidRPr="00C92B0A" w:rsidRDefault="00A1630E" w:rsidP="00A1630E">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20A77AC" w14:textId="5CD7739F"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69DB2F1" w14:textId="3396A055"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AE67687"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1AD990A2"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28A5318" w14:textId="6A2FAFB3" w:rsidR="00A1630E" w:rsidRPr="00C92B0A" w:rsidRDefault="00C56FA6" w:rsidP="00CB16E3">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FA26483" w14:textId="3135D19E"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63F6B02F" w14:textId="41002A7C" w:rsidR="00A1630E" w:rsidRPr="00C92B0A" w:rsidRDefault="00A1630E"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9D1ED91"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55939C21"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1646F13"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278E46E2" w14:textId="4D8159DD" w:rsidR="00A1630E" w:rsidRPr="00C92B0A" w:rsidRDefault="00780785" w:rsidP="00CB16E3">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8421024" w14:textId="57A6919D"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3971E5DB" w14:textId="163CA91C" w:rsidR="00A1630E" w:rsidRPr="00C92B0A" w:rsidRDefault="00A1630E" w:rsidP="00A1630E">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618BE5E9"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F00164D"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88270E5"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5060359" w14:textId="0E38F070" w:rsidR="00A1630E" w:rsidRPr="00C92B0A" w:rsidRDefault="00E9043C" w:rsidP="00CB16E3">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2BB1FD6" w14:textId="16334BED"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FC1188C" w14:textId="3EDA638D" w:rsidR="00A1630E" w:rsidRPr="00C92B0A" w:rsidRDefault="00A1630E"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DD7C1D3"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9338502"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E9043C" w:rsidRPr="00C92B0A" w14:paraId="5E84D872"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0CABDADA" w14:textId="2E63ED94" w:rsidR="00E9043C" w:rsidRPr="00C92B0A" w:rsidRDefault="00E9043C" w:rsidP="00CB16E3">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7F79910" w14:textId="0D7D731C"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B7D9AC" w14:textId="529C9281" w:rsidR="00E9043C" w:rsidRPr="00C92B0A" w:rsidRDefault="00E9043C" w:rsidP="00A1630E">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82673AD" w14:textId="70C5132A"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63085AC" w14:textId="56B2EA9E"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E9043C" w:rsidRPr="00C92B0A" w14:paraId="5017D612"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97079C3" w14:textId="3E936365" w:rsidR="00E9043C" w:rsidRPr="00C92B0A" w:rsidRDefault="001205A2" w:rsidP="00CB16E3">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5AFBFA57" w14:textId="4A9CFEB0"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FBFC6E8" w14:textId="5DDDCFBF" w:rsidR="00E9043C" w:rsidRPr="00C92B0A" w:rsidRDefault="00E9043C"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B3E69F4" w14:textId="537D171C"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4738DE8" w14:textId="383A8442"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1A3A5E2A" w14:textId="2E53C000" w:rsidR="005519CB" w:rsidRPr="00C92B0A" w:rsidRDefault="005519CB" w:rsidP="0086262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536267" w:rsidRPr="00536267">
        <w:rPr>
          <w:rFonts w:ascii="Simplified Arabic" w:hAnsi="Simplified Arabic" w:cs="Simplified Arabic" w:hint="eastAsia"/>
          <w:b/>
          <w:bCs/>
          <w:color w:val="2E74B5" w:themeColor="accent5" w:themeShade="BF"/>
          <w:sz w:val="32"/>
          <w:szCs w:val="32"/>
          <w:rtl/>
        </w:rPr>
        <w:t>المرأة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32918" w:rsidRPr="00F32918">
        <w:rPr>
          <w:rFonts w:ascii="Simplified Arabic" w:hAnsi="Simplified Arabic" w:cs="Simplified Arabic"/>
          <w:b/>
          <w:bCs/>
          <w:color w:val="2E74B5" w:themeColor="accent5" w:themeShade="BF"/>
          <w:sz w:val="28"/>
          <w:szCs w:val="28"/>
        </w:rPr>
        <w:t>card_womens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5519CB" w:rsidRPr="00C92B0A" w14:paraId="123466B6" w14:textId="77777777" w:rsidTr="0086262A">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4C3B3837" w14:textId="77777777" w:rsidR="005519CB" w:rsidRPr="00C92B0A" w:rsidRDefault="005519CB"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16E87059"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6E2ABC0E"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787D47FD"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793FAC1E" w14:textId="77777777" w:rsidR="005519CB" w:rsidRPr="00C92B0A" w:rsidRDefault="005519CB"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ABAFACE"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5519CB" w:rsidRPr="00C92B0A" w14:paraId="362F72F7"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7F551E98" w14:textId="77777777" w:rsidR="005519CB" w:rsidRPr="00C92B0A" w:rsidRDefault="005519CB" w:rsidP="00F10127">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7F839C2F"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0BB7B9"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7942FC4"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AF939E9"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228957EB"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555A46F8" w14:textId="77777777" w:rsidR="005519CB" w:rsidRPr="00C92B0A" w:rsidRDefault="005519CB" w:rsidP="00F10127">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617EC0"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E483961"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3CE2FD4"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80DBFF1"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CF556E9"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9FEA445" w14:textId="77777777" w:rsidR="005519CB" w:rsidRPr="00C92B0A" w:rsidRDefault="005519CB" w:rsidP="00F10127">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08F0B300"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50FC8DD"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999932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3AF73A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1E4CB8A0"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1B142926" w14:textId="69589533" w:rsidR="005519CB" w:rsidRPr="00C92B0A" w:rsidRDefault="005519CB" w:rsidP="00F10127">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6F7B5E0F"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AD45BAF"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FCE3AB0"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5AE645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491887AC"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0538322" w14:textId="77777777" w:rsidR="005519CB" w:rsidRPr="00C92B0A" w:rsidRDefault="005519CB" w:rsidP="00F10127">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1EDA5AE3"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9DD7E66"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0146DF4F"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6F17B6B"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8988A89"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4D19A19F" w14:textId="77777777" w:rsidR="005519CB" w:rsidRPr="00C92B0A" w:rsidRDefault="005519CB" w:rsidP="00F10127">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B5A2188"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7BC55743"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CB1A517"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6175805"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38A672FB"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F0797FD" w14:textId="77777777" w:rsidR="005519CB" w:rsidRPr="00C92B0A" w:rsidRDefault="005519CB" w:rsidP="00F10127">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215EA62B"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4719909E"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DE4CD"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7CF596E"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0803D2F1"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6495CC7E" w14:textId="77777777" w:rsidR="005519CB" w:rsidRPr="00C92B0A" w:rsidRDefault="005519CB" w:rsidP="00F10127">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1D2D849"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70C0528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D2B7929"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7D3EBA5"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55ED3C22"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5C00B4B" w14:textId="77777777" w:rsidR="005519CB" w:rsidRPr="00C92B0A" w:rsidRDefault="005519CB" w:rsidP="00F10127">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37E0861"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15141355"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E367028"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497984E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9F5E59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0928BB7F" w14:textId="77777777" w:rsidR="005519CB" w:rsidRPr="00C92B0A" w:rsidRDefault="005519CB" w:rsidP="00F10127">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7AADB420" w14:textId="77777777" w:rsidR="005519CB" w:rsidRPr="00C92B0A" w:rsidRDefault="005519CB" w:rsidP="00F10127">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74E42A48" w14:textId="77777777" w:rsidR="005519CB" w:rsidRPr="00C92B0A" w:rsidRDefault="005519C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7036F354"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721E25E"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6003C6E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974FF70" w14:textId="77777777" w:rsidR="005519CB" w:rsidRPr="00C92B0A" w:rsidRDefault="005519CB" w:rsidP="00F10127">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087826A9"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046FD300"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50FE63E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4BFBB2"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27BB5AE"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0BF1C989" w14:textId="77777777" w:rsidR="005519CB" w:rsidRPr="00C92B0A" w:rsidRDefault="005519CB" w:rsidP="00F10127">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5CD42CB" w14:textId="77777777" w:rsidR="005519CB" w:rsidRPr="00C92B0A" w:rsidRDefault="005519CB" w:rsidP="00F10127">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E883E29" w14:textId="77777777" w:rsidR="005519CB" w:rsidRPr="00C92B0A" w:rsidRDefault="005519C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BC591A0"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5705BB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519CB" w:rsidRPr="00C92B0A" w14:paraId="450843E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EF59626" w14:textId="77777777" w:rsidR="005519CB" w:rsidRPr="00C92B0A" w:rsidRDefault="005519CB" w:rsidP="00F10127">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E8E03A6"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92EDAF5"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592D92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2DA2439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2E14FC7C" w14:textId="7920080F" w:rsidR="004868B5" w:rsidRDefault="004868B5" w:rsidP="000C7E34">
      <w:pPr>
        <w:rPr>
          <w:rFonts w:ascii="Simplified Arabic" w:hAnsi="Simplified Arabic" w:cs="Simplified Arabic"/>
          <w:color w:val="2E74B5" w:themeColor="accent5" w:themeShade="BF"/>
          <w:sz w:val="28"/>
          <w:szCs w:val="28"/>
          <w:lang w:bidi="ar-LY"/>
        </w:rPr>
      </w:pPr>
    </w:p>
    <w:p w14:paraId="495A58A8" w14:textId="7287EA92" w:rsidR="00AD6F28" w:rsidRPr="00C92B0A" w:rsidRDefault="00AD6F28" w:rsidP="0086262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D1532D"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B51F47"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AD6F28" w:rsidRPr="00C92B0A" w14:paraId="150E2687" w14:textId="77777777" w:rsidTr="0086262A">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2A0803F8" w14:textId="77777777" w:rsidR="00AD6F28" w:rsidRPr="00C92B0A" w:rsidRDefault="00AD6F28"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108CF9E5"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0B5B6D88"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4D85BBBE"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1E8050DA" w14:textId="77777777" w:rsidR="00AD6F28" w:rsidRPr="00C92B0A" w:rsidRDefault="00AD6F28"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3BAA7318"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AD6F28" w:rsidRPr="00C92B0A" w14:paraId="05AF2FFB"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AE8D578" w14:textId="77777777" w:rsidR="00AD6F28" w:rsidRPr="00C92B0A" w:rsidRDefault="00AD6F2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315240ED"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3B917FE4"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57E425B8"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687E027"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C03A83A"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CD074AB" w14:textId="77777777" w:rsidR="00AD6F28" w:rsidRPr="00C92B0A" w:rsidRDefault="00AD6F2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4189EB5"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F8D76BF"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11153EF"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0CDA37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15763A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7359824F" w14:textId="77777777" w:rsidR="00AD6F28" w:rsidRPr="00C92B0A" w:rsidRDefault="00AD6F28" w:rsidP="0086262A">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4BE912ED"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787DC3F"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2194809"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EED515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4E907AB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096FC13" w14:textId="77777777" w:rsidR="00AD6F28" w:rsidRPr="00C92B0A" w:rsidRDefault="00AD6F28" w:rsidP="0086262A">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B5128C9"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53969696"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531BE417"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00A19E6"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55C07C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7BFFF78" w14:textId="77777777" w:rsidR="00AD6F28" w:rsidRPr="00C92B0A" w:rsidRDefault="00AD6F28" w:rsidP="0086262A">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3BB85B49"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A92DE4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F67278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3656EE5"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F7FCE0D"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6A34D2A" w14:textId="77777777" w:rsidR="00AD6F28" w:rsidRPr="00C92B0A" w:rsidRDefault="00AD6F28" w:rsidP="0086262A">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1D3FF00"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CEA8C6D"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6D19FAE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8BA55F1"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01E4D4B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51097D9" w14:textId="77777777" w:rsidR="00AD6F28" w:rsidRPr="00C92B0A" w:rsidRDefault="00AD6F28" w:rsidP="0086262A">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89E327B"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3803599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3901B6A"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A78A87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21046F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42C0924C" w14:textId="77777777" w:rsidR="00AD6F28" w:rsidRPr="00C92B0A" w:rsidRDefault="00AD6F28" w:rsidP="0086262A">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70B93B16"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0D1CA4CB"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EEAC582"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FA7C3D3"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1C66DBA"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57EB530" w14:textId="77777777" w:rsidR="00AD6F28" w:rsidRPr="00C92B0A" w:rsidRDefault="00AD6F28" w:rsidP="0086262A">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78F9D544"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237781F3"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0FEA6"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18F60910"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3F2FD4B"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46C33EA" w14:textId="77777777" w:rsidR="00AD6F28" w:rsidRPr="00C92B0A" w:rsidRDefault="00AD6F28" w:rsidP="0086262A">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66106C73"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F1D6CD1" w14:textId="77777777" w:rsidR="00AD6F28" w:rsidRPr="00C92B0A" w:rsidRDefault="00AD6F2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6E45D2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1D56E3D"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06D9EF8D"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BEBE5A4" w14:textId="77777777" w:rsidR="00AD6F28" w:rsidRPr="00C92B0A" w:rsidRDefault="00AD6F28" w:rsidP="0086262A">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73D56B50"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5D82D8BE"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7FC1D47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004167"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BD3880C"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71C7B39C" w14:textId="77777777" w:rsidR="00AD6F28" w:rsidRPr="00C92B0A" w:rsidRDefault="00AD6F28" w:rsidP="0086262A">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15425B24"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2DAF241C" w14:textId="77777777" w:rsidR="00AD6F28" w:rsidRPr="00C92B0A" w:rsidRDefault="00AD6F2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3090A35"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7CD96A64"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AD6F28" w:rsidRPr="00C92B0A" w14:paraId="1708BCF5"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D1708CE" w14:textId="77777777" w:rsidR="00AD6F28" w:rsidRPr="00C92B0A" w:rsidRDefault="00AD6F28" w:rsidP="0086262A">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7B9958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5A991C9"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54ACBFF"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80D8C5"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D84A5CC" w14:textId="07DEC57D" w:rsidR="00BD3817" w:rsidRPr="00C92B0A" w:rsidRDefault="00375C81" w:rsidP="0086262A">
      <w:pPr>
        <w:bidi/>
        <w:spacing w:line="360" w:lineRule="auto"/>
        <w:rPr>
          <w:rFonts w:ascii="Simplified Arabic" w:hAnsi="Simplified Arabic" w:cs="Simplified Arabic"/>
          <w:b/>
          <w:bCs/>
          <w:color w:val="2E74B5" w:themeColor="accent5" w:themeShade="BF"/>
          <w:sz w:val="32"/>
          <w:szCs w:val="32"/>
          <w:rtl/>
        </w:rPr>
      </w:pPr>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00BD3817" w:rsidRPr="00C92B0A">
        <w:rPr>
          <w:rFonts w:ascii="Simplified Arabic" w:hAnsi="Simplified Arabic" w:cs="Simplified Arabic"/>
          <w:b/>
          <w:bCs/>
          <w:color w:val="2E74B5" w:themeColor="accent5" w:themeShade="BF"/>
          <w:sz w:val="32"/>
          <w:szCs w:val="32"/>
          <w:rtl/>
        </w:rPr>
        <w:t xml:space="preserve"> </w:t>
      </w:r>
      <w:r w:rsidR="00BD3817" w:rsidRPr="00C92B0A">
        <w:rPr>
          <w:rFonts w:ascii="Simplified Arabic" w:hAnsi="Simplified Arabic" w:cs="Simplified Arabic"/>
          <w:b/>
          <w:bCs/>
          <w:color w:val="2E74B5" w:themeColor="accent5" w:themeShade="BF"/>
          <w:sz w:val="28"/>
          <w:szCs w:val="28"/>
        </w:rPr>
        <w:t>(</w:t>
      </w:r>
      <w:r w:rsidR="0023780D" w:rsidRPr="0023780D">
        <w:rPr>
          <w:rFonts w:ascii="Simplified Arabic" w:hAnsi="Simplified Arabic" w:cs="Simplified Arabic"/>
          <w:b/>
          <w:bCs/>
          <w:color w:val="2E74B5" w:themeColor="accent5" w:themeShade="BF"/>
          <w:sz w:val="28"/>
          <w:szCs w:val="28"/>
        </w:rPr>
        <w:t>user_permission</w:t>
      </w:r>
      <w:r w:rsidR="00BD3817" w:rsidRPr="00C92B0A">
        <w:rPr>
          <w:rFonts w:ascii="Simplified Arabic" w:hAnsi="Simplified Arabic" w:cs="Simplified Arabic"/>
          <w:b/>
          <w:bCs/>
          <w:color w:val="2E74B5" w:themeColor="accent5" w:themeShade="BF"/>
          <w:sz w:val="28"/>
          <w:szCs w:val="28"/>
        </w:rPr>
        <w:t>)</w:t>
      </w:r>
      <w:r w:rsidR="00BD3817"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694941" w:rsidRPr="00C92B0A" w14:paraId="4ED18BFA" w14:textId="77777777" w:rsidTr="00694941">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29" w:type="dxa"/>
            <w:shd w:val="clear" w:color="auto" w:fill="2E74B5" w:themeFill="accent5" w:themeFillShade="BF"/>
            <w:vAlign w:val="center"/>
          </w:tcPr>
          <w:p w14:paraId="24D95CF3" w14:textId="77777777" w:rsidR="00BD3817" w:rsidRPr="00C92B0A" w:rsidRDefault="00BD3817"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shd w:val="clear" w:color="auto" w:fill="2E74B5" w:themeFill="accent5" w:themeFillShade="BF"/>
            <w:vAlign w:val="center"/>
          </w:tcPr>
          <w:p w14:paraId="41CFA7F3"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85" w:type="dxa"/>
            <w:shd w:val="clear" w:color="auto" w:fill="2E74B5" w:themeFill="accent5" w:themeFillShade="BF"/>
            <w:vAlign w:val="center"/>
          </w:tcPr>
          <w:p w14:paraId="566AEEAA"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shd w:val="clear" w:color="auto" w:fill="2E74B5" w:themeFill="accent5" w:themeFillShade="BF"/>
            <w:vAlign w:val="center"/>
          </w:tcPr>
          <w:p w14:paraId="5F52E458"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7" w:type="dxa"/>
            <w:shd w:val="clear" w:color="auto" w:fill="2E74B5" w:themeFill="accent5" w:themeFillShade="BF"/>
            <w:vAlign w:val="center"/>
          </w:tcPr>
          <w:p w14:paraId="0A0EF617" w14:textId="77777777" w:rsidR="00BD3817" w:rsidRPr="00C92B0A" w:rsidRDefault="00BD3817"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0375F7"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27391" w:rsidRPr="00C92B0A" w14:paraId="7C32866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F08E8B9" w14:textId="77777777" w:rsidR="00027391" w:rsidRPr="00C92B0A" w:rsidRDefault="00027391"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33D4B50F" w14:textId="77777777" w:rsidR="00027391" w:rsidRPr="00C92B0A" w:rsidRDefault="00027391"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0232CE9B" w14:textId="210BE1A5"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22CAEBA" w14:textId="77777777"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37380C09" w14:textId="77777777"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52705ECD"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395B85D9" w14:textId="000C9332" w:rsidR="00BD3817" w:rsidRPr="00C92B0A" w:rsidRDefault="00C31822" w:rsidP="0086262A">
            <w:pPr>
              <w:spacing w:line="360" w:lineRule="auto"/>
              <w:jc w:val="center"/>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822" w:type="dxa"/>
          </w:tcPr>
          <w:p w14:paraId="072A9AB2" w14:textId="75C66E59" w:rsidR="00BD3817" w:rsidRPr="00C92B0A" w:rsidRDefault="00F27B71"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885" w:type="dxa"/>
          </w:tcPr>
          <w:p w14:paraId="087D4F5F"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4A5AA589"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128D5130"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33DC42A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3BF1B970" w14:textId="42E3D35C" w:rsidR="00BD3817" w:rsidRPr="00C92B0A" w:rsidRDefault="00EE1548" w:rsidP="0086262A">
            <w:pPr>
              <w:spacing w:line="360" w:lineRule="auto"/>
              <w:jc w:val="center"/>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822" w:type="dxa"/>
          </w:tcPr>
          <w:p w14:paraId="4363C4CB" w14:textId="0CF004EC" w:rsidR="00BD3817" w:rsidRPr="00C92B0A" w:rsidRDefault="00C5308A"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885" w:type="dxa"/>
          </w:tcPr>
          <w:p w14:paraId="6581880B"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354D0835"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6740968B"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72EEAAB"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23F64A61" w14:textId="048489DE" w:rsidR="00722AD5" w:rsidRPr="00C92B0A" w:rsidRDefault="00273A10" w:rsidP="0086262A">
            <w:pPr>
              <w:spacing w:line="360" w:lineRule="auto"/>
              <w:jc w:val="center"/>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sidR="00B50FD6">
              <w:rPr>
                <w:rFonts w:ascii="Simplified Arabic" w:hAnsi="Simplified Arabic" w:cs="Simplified Arabic"/>
                <w:sz w:val="28"/>
                <w:szCs w:val="28"/>
                <w:rtl/>
              </w:rPr>
              <w:t>با</w:t>
            </w:r>
            <w:r w:rsidR="00F90D31">
              <w:rPr>
                <w:rFonts w:ascii="Simplified Arabic" w:hAnsi="Simplified Arabic" w:cs="Simplified Arabic"/>
                <w:sz w:val="28"/>
                <w:szCs w:val="28"/>
                <w:rtl/>
              </w:rPr>
              <w:t>ضافة</w:t>
            </w:r>
          </w:p>
        </w:tc>
        <w:tc>
          <w:tcPr>
            <w:tcW w:w="2822" w:type="dxa"/>
          </w:tcPr>
          <w:p w14:paraId="3A901DD1" w14:textId="3C95D203" w:rsidR="00722AD5" w:rsidRPr="00C92B0A" w:rsidRDefault="00722AD5"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885" w:type="dxa"/>
          </w:tcPr>
          <w:p w14:paraId="45D4A5B4" w14:textId="1F4EDD1E"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9E5CEE0"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03E0ABE"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520E7D8"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5DEDA58B" w14:textId="2A26CE8C" w:rsidR="00722AD5" w:rsidRPr="00C92B0A" w:rsidRDefault="00B50FD6" w:rsidP="0086262A">
            <w:pPr>
              <w:spacing w:line="360" w:lineRule="auto"/>
              <w:jc w:val="center"/>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B13DD6">
              <w:rPr>
                <w:rFonts w:ascii="Simplified Arabic" w:hAnsi="Simplified Arabic" w:cs="Simplified Arabic"/>
                <w:sz w:val="28"/>
                <w:szCs w:val="28"/>
                <w:rtl/>
              </w:rPr>
              <w:t xml:space="preserve"> </w:t>
            </w:r>
            <w:r w:rsidR="00173278">
              <w:rPr>
                <w:rFonts w:ascii="Simplified Arabic" w:hAnsi="Simplified Arabic" w:cs="Simplified Arabic"/>
                <w:sz w:val="28"/>
                <w:szCs w:val="28"/>
                <w:rtl/>
              </w:rPr>
              <w:t>ب</w:t>
            </w:r>
            <w:r w:rsidR="00173278" w:rsidRPr="00173278">
              <w:rPr>
                <w:rFonts w:ascii="Simplified Arabic" w:hAnsi="Simplified Arabic" w:cs="Simplified Arabic" w:hint="eastAsia"/>
                <w:sz w:val="28"/>
                <w:szCs w:val="28"/>
                <w:rtl/>
              </w:rPr>
              <w:t>حذف</w:t>
            </w:r>
          </w:p>
        </w:tc>
        <w:tc>
          <w:tcPr>
            <w:tcW w:w="2822" w:type="dxa"/>
          </w:tcPr>
          <w:p w14:paraId="00F4B66B" w14:textId="138F729D" w:rsidR="00722AD5" w:rsidRPr="00C92B0A" w:rsidRDefault="00722AD5"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885" w:type="dxa"/>
          </w:tcPr>
          <w:p w14:paraId="4706D015" w14:textId="4D5852A4"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6B698BB8" w14:textId="77777777"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4B221232" w14:textId="77777777"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0A817665"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0A6B47F4" w14:textId="76835829" w:rsidR="00722AD5" w:rsidRPr="00C92B0A" w:rsidRDefault="00B50FD6" w:rsidP="0086262A">
            <w:pPr>
              <w:spacing w:line="360" w:lineRule="auto"/>
              <w:jc w:val="center"/>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C56FA6">
              <w:rPr>
                <w:rFonts w:ascii="Simplified Arabic" w:hAnsi="Simplified Arabic" w:cs="Simplified Arabic"/>
                <w:sz w:val="28"/>
                <w:szCs w:val="28"/>
                <w:rtl/>
              </w:rPr>
              <w:t xml:space="preserve"> </w:t>
            </w:r>
            <w:r w:rsidR="0025281D">
              <w:rPr>
                <w:rFonts w:ascii="Simplified Arabic" w:hAnsi="Simplified Arabic" w:cs="Simplified Arabic"/>
                <w:sz w:val="28"/>
                <w:szCs w:val="28"/>
                <w:rtl/>
              </w:rPr>
              <w:t>بتعديل</w:t>
            </w:r>
          </w:p>
        </w:tc>
        <w:tc>
          <w:tcPr>
            <w:tcW w:w="2822" w:type="dxa"/>
          </w:tcPr>
          <w:p w14:paraId="50B40021" w14:textId="6BB89F05" w:rsidR="00722AD5" w:rsidRPr="00C92B0A" w:rsidRDefault="00722AD5"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885" w:type="dxa"/>
          </w:tcPr>
          <w:p w14:paraId="2475DD70" w14:textId="50BEC2F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8BCD74B"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F9C4EA2"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2C896F10"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3A7B67E" w14:textId="2A68B054" w:rsidR="00BD3817" w:rsidRPr="00C92B0A" w:rsidRDefault="00B50FD6" w:rsidP="0086262A">
            <w:pPr>
              <w:spacing w:line="360" w:lineRule="auto"/>
              <w:jc w:val="center"/>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00BD3817" w:rsidRPr="00C56FA6">
              <w:rPr>
                <w:rFonts w:ascii="Simplified Arabic" w:hAnsi="Simplified Arabic" w:cs="Simplified Arabic"/>
                <w:sz w:val="28"/>
                <w:szCs w:val="28"/>
                <w:rtl/>
              </w:rPr>
              <w:t xml:space="preserve"> </w:t>
            </w:r>
            <w:r w:rsidR="005442D7">
              <w:rPr>
                <w:rFonts w:ascii="Simplified Arabic" w:hAnsi="Simplified Arabic" w:cs="Simplified Arabic"/>
                <w:sz w:val="28"/>
                <w:szCs w:val="28"/>
                <w:rtl/>
              </w:rPr>
              <w:t>ب</w:t>
            </w:r>
            <w:r w:rsidR="005442D7" w:rsidRPr="005442D7">
              <w:rPr>
                <w:rFonts w:ascii="Simplified Arabic" w:hAnsi="Simplified Arabic" w:cs="Simplified Arabic" w:hint="eastAsia"/>
                <w:sz w:val="28"/>
                <w:szCs w:val="28"/>
                <w:rtl/>
              </w:rPr>
              <w:t>عرض</w:t>
            </w:r>
            <w:r w:rsidR="00BD3817">
              <w:rPr>
                <w:rFonts w:ascii="Simplified Arabic" w:hAnsi="Simplified Arabic" w:cs="Simplified Arabic"/>
                <w:sz w:val="28"/>
                <w:szCs w:val="28"/>
                <w:rtl/>
              </w:rPr>
              <w:t xml:space="preserve"> </w:t>
            </w:r>
          </w:p>
        </w:tc>
        <w:tc>
          <w:tcPr>
            <w:tcW w:w="2822" w:type="dxa"/>
          </w:tcPr>
          <w:p w14:paraId="7410C348" w14:textId="3AEEC9A0" w:rsidR="00BD3817" w:rsidRPr="00C92B0A" w:rsidRDefault="00DE76BA"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885" w:type="dxa"/>
          </w:tcPr>
          <w:p w14:paraId="4220943F"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76E40EB9"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2615C73E"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EE8873E" w14:textId="11E9483A" w:rsidR="00A1630E" w:rsidRDefault="00A1630E">
      <w:pPr>
        <w:rPr>
          <w:rFonts w:ascii="Simplified Arabic" w:hAnsi="Simplified Arabic" w:cs="Simplified Arabic"/>
          <w:color w:val="2E74B5" w:themeColor="accent5" w:themeShade="BF"/>
          <w:sz w:val="28"/>
          <w:szCs w:val="28"/>
          <w:lang w:bidi="ar-LY"/>
        </w:rPr>
      </w:pPr>
    </w:p>
    <w:p w14:paraId="1EE85C71" w14:textId="4CFA09FF" w:rsidR="00A1630E" w:rsidRDefault="00A1630E">
      <w:pPr>
        <w:rPr>
          <w:rFonts w:ascii="Simplified Arabic" w:hAnsi="Simplified Arabic" w:cs="Simplified Arabic"/>
          <w:color w:val="2E74B5" w:themeColor="accent5" w:themeShade="BF"/>
          <w:sz w:val="28"/>
          <w:szCs w:val="28"/>
          <w:lang w:bidi="ar-LY"/>
        </w:rPr>
      </w:pPr>
    </w:p>
    <w:p w14:paraId="2F5E6643"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ABA9FDC" w14:textId="7A2AD3E4" w:rsidR="003A182B" w:rsidRPr="00C92B0A" w:rsidRDefault="003A182B" w:rsidP="0086262A">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41606A"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C24E4"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A182B" w:rsidRPr="00C92B0A" w14:paraId="0241DCB2" w14:textId="77777777" w:rsidTr="0086262A">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49383FB" w14:textId="77777777" w:rsidR="003A182B" w:rsidRPr="00C92B0A" w:rsidRDefault="003A182B"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2A3AEB7B"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3168A979"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173A4DFE"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2CEC43E" w14:textId="77777777" w:rsidR="003A182B" w:rsidRPr="00C92B0A" w:rsidRDefault="003A182B"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4B567D"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A182B" w:rsidRPr="00C92B0A" w14:paraId="28DF6B35"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BC3FA1" w14:textId="77777777" w:rsidR="003A182B" w:rsidRPr="00C92B0A" w:rsidRDefault="003A182B"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57E1C859" w14:textId="77777777" w:rsidR="003A182B" w:rsidRPr="00C92B0A" w:rsidRDefault="003A182B"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BCFEC68"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2ACFEBD"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1B571E7"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A182B" w:rsidRPr="00C92B0A" w14:paraId="568CF0CE"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1E20A441" w14:textId="77777777" w:rsidR="003A182B" w:rsidRPr="00C92B0A" w:rsidRDefault="003A182B" w:rsidP="0086262A">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554" w:type="dxa"/>
          </w:tcPr>
          <w:p w14:paraId="654A0D7B"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64F4068A" w14:textId="77777777" w:rsidR="003A182B" w:rsidRPr="00C92B0A" w:rsidRDefault="003A182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00ABDAB1"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BF163C2"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354A2FCA" w14:textId="77777777" w:rsidTr="00257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87E5D52" w14:textId="1437EB15" w:rsidR="00245259" w:rsidRPr="004D6DC6" w:rsidRDefault="00A24C49" w:rsidP="0086262A">
            <w:pPr>
              <w:spacing w:line="360" w:lineRule="auto"/>
              <w:jc w:val="center"/>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554" w:type="dxa"/>
          </w:tcPr>
          <w:p w14:paraId="62CED76C" w14:textId="04FF41EB" w:rsidR="00245259" w:rsidRPr="0078329B"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943" w:type="dxa"/>
          </w:tcPr>
          <w:p w14:paraId="342B32C3" w14:textId="7C94501A" w:rsidR="00245259" w:rsidRPr="00BC2182"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45259">
              <w:rPr>
                <w:rFonts w:ascii="Simplified Arabic" w:hAnsi="Simplified Arabic" w:cs="Simplified Arabic"/>
                <w:sz w:val="28"/>
                <w:szCs w:val="28"/>
              </w:rPr>
              <w:t>date</w:t>
            </w:r>
          </w:p>
        </w:tc>
        <w:tc>
          <w:tcPr>
            <w:tcW w:w="1143" w:type="dxa"/>
            <w:vAlign w:val="center"/>
          </w:tcPr>
          <w:p w14:paraId="78472539" w14:textId="6C592BFB"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C6BF95C" w14:textId="516F8FB8"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13AF83CB"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77FEE048" w14:textId="77777777" w:rsidR="00245259" w:rsidRPr="00C92B0A" w:rsidRDefault="00245259" w:rsidP="0086262A">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554" w:type="dxa"/>
          </w:tcPr>
          <w:p w14:paraId="07EF1502"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A05A219" w14:textId="77777777" w:rsidR="00245259" w:rsidRPr="00C92B0A"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4528980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15C798A"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473DDA9E"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F5FC25C" w14:textId="77777777" w:rsidR="00245259" w:rsidRPr="00AC20BE" w:rsidRDefault="00245259" w:rsidP="0086262A">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554" w:type="dxa"/>
          </w:tcPr>
          <w:p w14:paraId="27B0256E" w14:textId="77777777" w:rsidR="00245259" w:rsidRPr="009A5A1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2B98B6EB" w14:textId="77777777" w:rsidR="00245259" w:rsidRPr="00E7491C"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1CAE1390"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D314C02" w14:textId="77777777"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454AC9FD"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2AF8BCD6" w14:textId="77777777" w:rsidR="00245259" w:rsidRPr="00AC20BE" w:rsidRDefault="00245259" w:rsidP="0086262A">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554" w:type="dxa"/>
          </w:tcPr>
          <w:p w14:paraId="237124A0" w14:textId="77777777" w:rsidR="00245259" w:rsidRPr="009A5A1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4696E185" w14:textId="77777777" w:rsidR="00245259" w:rsidRPr="00E7491C"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25568B87"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4337637" w14:textId="77777777" w:rsidR="00245259" w:rsidRPr="00AF4092"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238E8F66"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6133B69D" w14:textId="77777777" w:rsidR="00245259" w:rsidRPr="00C92B0A" w:rsidRDefault="00245259" w:rsidP="0086262A">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554" w:type="dxa"/>
          </w:tcPr>
          <w:p w14:paraId="17F19EB9"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B62D216" w14:textId="77777777" w:rsidR="00245259" w:rsidRPr="00C92B0A"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09225649"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54DC28"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61A42236"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2F1FFD9E" w14:textId="77777777" w:rsidR="00245259" w:rsidRPr="00C92B0A" w:rsidRDefault="00245259" w:rsidP="0086262A">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79516DC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43ECCA1A" w14:textId="77777777" w:rsidR="00245259" w:rsidRPr="00C92B0A"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6E120F7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E79DF9"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39D6F7A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C159C4" w14:textId="77777777" w:rsidR="00245259" w:rsidRPr="008930EA" w:rsidRDefault="00245259" w:rsidP="0086262A">
            <w:pPr>
              <w:spacing w:line="360" w:lineRule="auto"/>
              <w:jc w:val="center"/>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49DA079" w14:textId="77777777" w:rsidR="00245259" w:rsidRPr="0078329B"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E222DED" w14:textId="77777777" w:rsidR="00245259" w:rsidRPr="009E57E8"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048D37C"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4E61595" w14:textId="77777777"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2456A45D"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06E7ABB2" w14:textId="77777777" w:rsidR="00245259" w:rsidRPr="008930EA" w:rsidRDefault="00245259" w:rsidP="0086262A">
            <w:pPr>
              <w:spacing w:line="360" w:lineRule="auto"/>
              <w:jc w:val="center"/>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0B27FF8" w14:textId="77777777" w:rsidR="00245259" w:rsidRPr="0078329B"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5AE3F853" w14:textId="77777777" w:rsidR="00245259" w:rsidRPr="009E57E8"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6BA80EF"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BF154FF" w14:textId="77777777" w:rsidR="00245259" w:rsidRPr="00AF4092"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13480525" w14:textId="04206468" w:rsidR="00A1630E" w:rsidRDefault="00A1630E">
      <w:pPr>
        <w:rPr>
          <w:rFonts w:ascii="Simplified Arabic" w:hAnsi="Simplified Arabic" w:cs="Simplified Arabic"/>
          <w:color w:val="2E74B5" w:themeColor="accent5" w:themeShade="BF"/>
          <w:sz w:val="28"/>
          <w:szCs w:val="28"/>
          <w:lang w:bidi="ar-LY"/>
        </w:rPr>
      </w:pPr>
    </w:p>
    <w:p w14:paraId="69B89FF4"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7E8EB9D" w14:textId="71640BC0" w:rsidR="009E55C4" w:rsidRPr="00C92B0A" w:rsidRDefault="009E55C4" w:rsidP="0086262A">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F709E5">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sidR="00F709E5">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8789D"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E55C4" w:rsidRPr="00C92B0A" w14:paraId="226AFC9D" w14:textId="77777777" w:rsidTr="008626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DA3B3E2" w14:textId="77777777" w:rsidR="009E55C4" w:rsidRPr="00C92B0A" w:rsidRDefault="009E55C4"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6C38DABD"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2C653E"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2E34DA9C"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CB35968" w14:textId="77777777" w:rsidR="009E55C4" w:rsidRPr="00C92B0A" w:rsidRDefault="009E55C4"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779B03D"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D76638" w:rsidRPr="00C92B0A" w14:paraId="5072A45D"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D69CE73" w14:textId="77777777" w:rsidR="00D76638" w:rsidRPr="00C92B0A" w:rsidRDefault="00D7663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5F22138D" w14:textId="77777777" w:rsidR="00D76638" w:rsidRPr="00C92B0A" w:rsidRDefault="00D7663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954F924" w14:textId="2A1FEEEC"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BE6A9A8"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2B0741C3"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76638" w:rsidRPr="00C92B0A" w14:paraId="09EC38EB"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59186B69" w14:textId="15852D34" w:rsidR="00D76638" w:rsidRPr="00C92B0A" w:rsidRDefault="00973473" w:rsidP="0086262A">
            <w:pPr>
              <w:spacing w:line="360" w:lineRule="auto"/>
              <w:jc w:val="center"/>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554" w:type="dxa"/>
          </w:tcPr>
          <w:p w14:paraId="18DD7D01" w14:textId="1D75720F"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824A6A">
              <w:rPr>
                <w:rFonts w:ascii="Simplified Arabic" w:hAnsi="Simplified Arabic" w:cs="Simplified Arabic"/>
                <w:sz w:val="28"/>
                <w:szCs w:val="28"/>
              </w:rPr>
              <w:t>Visitors</w:t>
            </w:r>
          </w:p>
        </w:tc>
        <w:tc>
          <w:tcPr>
            <w:tcW w:w="1943" w:type="dxa"/>
          </w:tcPr>
          <w:p w14:paraId="04114B63" w14:textId="4424036D" w:rsidR="00D76638" w:rsidRPr="00C92B0A" w:rsidRDefault="00D7663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2685B509" w14:textId="77777777"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27EEA37" w14:textId="77777777"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D76638" w:rsidRPr="00C92B0A" w14:paraId="526633AA"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504971" w14:textId="1AC1CCB3" w:rsidR="00D76638" w:rsidRPr="00C92B0A" w:rsidRDefault="00FC45AB" w:rsidP="0086262A">
            <w:pPr>
              <w:spacing w:line="360" w:lineRule="auto"/>
              <w:jc w:val="center"/>
              <w:rPr>
                <w:rFonts w:ascii="Simplified Arabic" w:hAnsi="Simplified Arabic" w:cs="Simplified Arabic"/>
                <w:sz w:val="28"/>
                <w:szCs w:val="28"/>
                <w:rtl/>
              </w:rPr>
            </w:pPr>
            <w:r w:rsidRPr="00FC45AB">
              <w:rPr>
                <w:rFonts w:ascii="Simplified Arabic" w:hAnsi="Simplified Arabic" w:cs="Simplified Arabic" w:hint="eastAsia"/>
                <w:sz w:val="28"/>
                <w:szCs w:val="28"/>
                <w:rtl/>
              </w:rPr>
              <w:t>مستخدم</w:t>
            </w:r>
          </w:p>
        </w:tc>
        <w:tc>
          <w:tcPr>
            <w:tcW w:w="2554" w:type="dxa"/>
          </w:tcPr>
          <w:p w14:paraId="111E4520" w14:textId="6B001765"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B24BF">
              <w:rPr>
                <w:rFonts w:ascii="Simplified Arabic" w:hAnsi="Simplified Arabic" w:cs="Simplified Arabic"/>
                <w:sz w:val="28"/>
                <w:szCs w:val="28"/>
              </w:rPr>
              <w:t>User</w:t>
            </w:r>
          </w:p>
        </w:tc>
        <w:tc>
          <w:tcPr>
            <w:tcW w:w="1943" w:type="dxa"/>
          </w:tcPr>
          <w:p w14:paraId="514EA4A1" w14:textId="1D79C500" w:rsidR="00D76638" w:rsidRPr="00C92B0A" w:rsidRDefault="00D7663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10EA3AE"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9AA3955"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51A3632C" w14:textId="4DC52543" w:rsidR="00A1630E" w:rsidRDefault="00A1630E">
      <w:pPr>
        <w:rPr>
          <w:rFonts w:ascii="Simplified Arabic" w:hAnsi="Simplified Arabic" w:cs="Simplified Arabic"/>
          <w:color w:val="2E74B5" w:themeColor="accent5" w:themeShade="BF"/>
          <w:sz w:val="28"/>
          <w:szCs w:val="28"/>
          <w:lang w:bidi="ar-LY"/>
        </w:rPr>
      </w:pPr>
    </w:p>
    <w:p w14:paraId="1F3368BD"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406A3C2" w14:textId="77777777" w:rsidR="004868B5" w:rsidRDefault="004868B5">
      <w:pPr>
        <w:rPr>
          <w:rFonts w:ascii="Simplified Arabic" w:hAnsi="Simplified Arabic" w:cs="Simplified Arabic"/>
          <w:color w:val="2E74B5" w:themeColor="accent5" w:themeShade="BF"/>
          <w:sz w:val="28"/>
          <w:szCs w:val="28"/>
          <w:lang w:bidi="ar-LY"/>
        </w:rPr>
      </w:pPr>
    </w:p>
    <w:p w14:paraId="3B501808" w14:textId="77AA8A4F" w:rsidR="00900DEA" w:rsidRPr="00C92B0A" w:rsidRDefault="00900DEA"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EA3EE3"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1E4579A2" w:rsidR="00900DEA" w:rsidRPr="00C92B0A" w:rsidRDefault="00F621B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143" w:type="dxa"/>
          </w:tcPr>
          <w:p w14:paraId="0A02867A"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FD4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782AB3">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671C9205" w14:textId="25AFA0E5" w:rsidR="00AD2B5B" w:rsidRPr="00C92B0A" w:rsidRDefault="006844C8"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652422">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782AB3">
            <w:pPr>
              <w:spacing w:line="360" w:lineRule="auto"/>
              <w:jc w:val="center"/>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554" w:type="dxa"/>
          </w:tcPr>
          <w:p w14:paraId="2C8F9636" w14:textId="3D9C7956" w:rsidR="00AD2B5B" w:rsidRPr="00C92B0A" w:rsidRDefault="007F0F1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&#13;&#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210570">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1CAA390F" w14:textId="5441A5AA" w:rsidR="008A57F1" w:rsidDel="005733FE" w:rsidRDefault="008A57F1" w:rsidP="004563ED">
      <w:pPr>
        <w:rPr>
          <w:del w:id="0" w:author="Ayoub Alayoubi" w:date="2024-07-19T16:26:00Z"/>
          <w:rFonts w:asciiTheme="minorBidi" w:hAnsiTheme="minorBidi"/>
          <w:sz w:val="28"/>
          <w:szCs w:val="28"/>
        </w:rPr>
      </w:pPr>
    </w:p>
    <w:p w14:paraId="40DB9559" w14:textId="1D9ABCC9" w:rsidR="00C6466C" w:rsidDel="005733FE" w:rsidRDefault="00C6466C" w:rsidP="00621DED">
      <w:pPr>
        <w:rPr>
          <w:del w:id="1" w:author="Ayoub Alayoubi" w:date="2024-07-19T16:26:00Z"/>
          <w:rFonts w:asciiTheme="minorBidi" w:hAnsiTheme="minorBidi"/>
          <w:sz w:val="28"/>
          <w:szCs w:val="28"/>
        </w:rPr>
      </w:pPr>
    </w:p>
    <w:p w14:paraId="3E8E71E4" w14:textId="77777777" w:rsidR="004563ED" w:rsidDel="005733FE" w:rsidRDefault="004563ED">
      <w:pPr>
        <w:rPr>
          <w:del w:id="2" w:author="Ayoub Alayoubi" w:date="2024-07-19T16:26:00Z"/>
          <w:rFonts w:asciiTheme="minorBidi" w:hAnsiTheme="minorBidi"/>
          <w:sz w:val="28"/>
          <w:szCs w:val="28"/>
        </w:rPr>
      </w:pPr>
    </w:p>
    <w:p w14:paraId="0A369465" w14:textId="77777777" w:rsidR="004563ED" w:rsidDel="005733FE" w:rsidRDefault="004563ED">
      <w:pPr>
        <w:rPr>
          <w:del w:id="3" w:author="Ayoub Alayoubi" w:date="2024-07-19T16:26:00Z"/>
          <w:rFonts w:asciiTheme="minorBidi" w:hAnsiTheme="minorBidi"/>
          <w:sz w:val="28"/>
          <w:szCs w:val="28"/>
        </w:rPr>
      </w:pPr>
      <w:del w:id="4" w:author="Ayoub Alayoubi" w:date="2024-07-19T16:26:00Z">
        <w:r w:rsidDel="005733FE">
          <w:rPr>
            <w:rFonts w:asciiTheme="minorBidi" w:hAnsiTheme="minorBidi"/>
            <w:sz w:val="28"/>
            <w:szCs w:val="28"/>
          </w:rPr>
          <w:br w:type="page"/>
        </w:r>
      </w:del>
    </w:p>
    <w:p w14:paraId="51AAB9F3" w14:textId="5A7674D3" w:rsidR="004563ED" w:rsidDel="005733FE" w:rsidRDefault="00917BE4" w:rsidP="005733FE">
      <w:pPr>
        <w:rPr>
          <w:del w:id="5" w:author="Ayoub Alayoubi" w:date="2024-07-19T16:26:00Z"/>
          <w:rFonts w:asciiTheme="minorBidi" w:hAnsiTheme="minorBidi"/>
          <w:sz w:val="28"/>
          <w:szCs w:val="28"/>
        </w:rPr>
        <w:pPrChange w:id="6" w:author="Ayoub Alayoubi" w:date="2024-07-19T16:26:00Z">
          <w:pPr/>
        </w:pPrChange>
      </w:pPr>
      <w:ins w:id="7" w:author="Ayoub Alayoubi" w:date="2024-07-19T16:26:00Z">
        <w:r>
          <w:rPr>
            <w:rFonts w:asciiTheme="minorBidi" w:hAnsiTheme="minorBidi"/>
            <w:noProof/>
            <w:sz w:val="28"/>
            <w:szCs w:val="28"/>
          </w:rPr>
          <w:drawing>
            <wp:anchor distT="0" distB="0" distL="114300" distR="114300" simplePos="0" relativeHeight="251742208" behindDoc="0" locked="0" layoutInCell="1" allowOverlap="1" wp14:anchorId="0D6C9766" wp14:editId="68EA93BD">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V relativeFrom="margin">
                <wp14:pctHeight>0</wp14:pctHeight>
              </wp14:sizeRelV>
            </wp:anchor>
          </w:drawing>
        </w:r>
      </w:ins>
    </w:p>
    <w:p w14:paraId="7BE04EE1" w14:textId="77777777" w:rsidR="004563ED" w:rsidRDefault="004563ED" w:rsidP="005733FE">
      <w:pPr>
        <w:rPr>
          <w:rFonts w:asciiTheme="minorBidi" w:hAnsiTheme="minorBidi"/>
          <w:sz w:val="28"/>
          <w:szCs w:val="28"/>
        </w:rPr>
      </w:pPr>
      <w:del w:id="8" w:author="Ayoub Alayoubi" w:date="2024-07-19T16:26:00Z">
        <w:r w:rsidDel="005733FE">
          <w:rPr>
            <w:rFonts w:asciiTheme="minorBidi" w:hAnsiTheme="minorBidi"/>
            <w:sz w:val="28"/>
            <w:szCs w:val="28"/>
          </w:rPr>
          <w:br w:type="page"/>
        </w:r>
      </w:del>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41C093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011EE17D">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ins w:id="9" w:author="Ayoub Alayoubi" w:date="2024-07-19T16:25:00Z"/>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4DD875DA">
            <wp:simplePos x="0" y="0"/>
            <wp:positionH relativeFrom="column">
              <wp:posOffset>-331470</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rsidP="00801295">
      <w:pPr>
        <w:rPr>
          <w:rFonts w:asciiTheme="minorBidi" w:hAnsiTheme="minorBidi"/>
          <w:sz w:val="28"/>
          <w:szCs w:val="28"/>
          <w:rtl/>
        </w:rPr>
        <w:pPrChange w:id="10" w:author="Ayoub Alayoubi" w:date="2024-07-19T16:30:00Z">
          <w:pPr/>
        </w:pPrChange>
      </w:pPr>
      <w:ins w:id="11" w:author="Ayoub Alayoubi" w:date="2024-07-19T16:27:00Z">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1E3EA06F">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V relativeFrom="margin">
                <wp14:pctHeight>0</wp14:pctHeight>
              </wp14:sizeRelV>
            </wp:anchor>
          </w:drawing>
        </w:r>
      </w:ins>
      <w:ins w:id="12" w:author="Ayoub Alayoubi" w:date="2024-07-19T16:25:00Z">
        <w:r w:rsidR="00750CE2">
          <w:rPr>
            <w:rFonts w:asciiTheme="minorBidi" w:hAnsiTheme="minorBidi"/>
            <w:sz w:val="28"/>
            <w:szCs w:val="28"/>
          </w:rPr>
          <w:br w:type="page"/>
        </w:r>
      </w:ins>
    </w:p>
    <w:p w14:paraId="011ED469" w14:textId="11F0D80D" w:rsidR="00B30EEA" w:rsidRDefault="006420F8" w:rsidP="00850BD3">
      <w:pPr>
        <w:rPr>
          <w:rFonts w:asciiTheme="minorBidi" w:hAnsiTheme="minorBidi"/>
          <w:sz w:val="28"/>
          <w:szCs w:val="28"/>
          <w:rtl/>
        </w:rPr>
      </w:pPr>
      <w:ins w:id="13" w:author="Ayoub Alayoubi" w:date="2024-07-19T16:29:00Z">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1AB94FE8">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anchor>
          </w:drawing>
        </w:r>
      </w:ins>
      <w:del w:id="14" w:author="Ayoub Alayoubi" w:date="2024-07-19T16:27:00Z">
        <w:r w:rsidR="0092652B" w:rsidDel="0091471E">
          <w:rPr>
            <w:rFonts w:asciiTheme="minorBidi" w:hAnsiTheme="minorBidi"/>
            <w:noProof/>
            <w:sz w:val="28"/>
            <w:szCs w:val="28"/>
            <w:rtl/>
            <w:lang w:val="ar-SA"/>
          </w:rPr>
          <w:drawing>
            <wp:anchor distT="0" distB="0" distL="114300" distR="114300" simplePos="0" relativeHeight="251741184" behindDoc="0" locked="0" layoutInCell="1" allowOverlap="1" wp14:anchorId="25045C96" wp14:editId="136E47E8">
              <wp:simplePos x="0" y="0"/>
              <wp:positionH relativeFrom="column">
                <wp:posOffset>0</wp:posOffset>
              </wp:positionH>
              <wp:positionV relativeFrom="paragraph">
                <wp:posOffset>0</wp:posOffset>
              </wp:positionV>
              <wp:extent cx="5083175" cy="7574280"/>
              <wp:effectExtent l="0" t="0" r="317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3175" cy="7574280"/>
                      </a:xfrm>
                      <a:prstGeom prst="rect">
                        <a:avLst/>
                      </a:prstGeom>
                    </pic:spPr>
                  </pic:pic>
                </a:graphicData>
              </a:graphic>
              <wp14:sizeRelH relativeFrom="margin">
                <wp14:pctWidth>0</wp14:pctWidth>
              </wp14:sizeRelH>
              <wp14:sizeRelV relativeFrom="margin">
                <wp14:pctHeight>0</wp14:pctHeight>
              </wp14:sizeRelV>
            </wp:anchor>
          </w:drawing>
        </w:r>
      </w:del>
      <w:r w:rsidR="00B30EEA">
        <w:rPr>
          <w:rFonts w:asciiTheme="minorBidi" w:hAnsiTheme="minorBidi"/>
          <w:sz w:val="28"/>
          <w:szCs w:val="28"/>
          <w:rtl/>
        </w:rPr>
        <w:br w:type="page"/>
      </w:r>
    </w:p>
    <w:p w14:paraId="2AF8FCE3" w14:textId="73471E25" w:rsidR="00454623" w:rsidRPr="00454623" w:rsidRDefault="001212E4" w:rsidP="001B010A">
      <w:pPr>
        <w:bidi/>
        <w:rPr>
          <w:rFonts w:asciiTheme="minorBidi" w:hAnsiTheme="minorBidi"/>
          <w:sz w:val="28"/>
          <w:szCs w:val="28"/>
          <w:rtl/>
        </w:rPr>
      </w:pPr>
      <w:ins w:id="15" w:author="Ayoub Alayoubi" w:date="2024-07-19T16:30:00Z">
        <w:r>
          <w:rPr>
            <w:rFonts w:asciiTheme="minorBidi" w:hAnsiTheme="minorBidi"/>
            <w:noProof/>
            <w:sz w:val="28"/>
            <w:szCs w:val="28"/>
            <w:rtl/>
            <w:lang w:val="ar-SA"/>
          </w:rPr>
          <w:lastRenderedPageBreak/>
          <w:drawing>
            <wp:anchor distT="0" distB="0" distL="114300" distR="114300" simplePos="0" relativeHeight="251745280" behindDoc="0" locked="0" layoutInCell="1" allowOverlap="1" wp14:anchorId="0A5C70AC" wp14:editId="16BAB157">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anchor>
          </w:drawing>
        </w:r>
      </w:ins>
      <w:del w:id="16" w:author="Ayoub Alayoubi" w:date="2024-07-19T16:27:00Z">
        <w:r w:rsidR="00850BD3" w:rsidDel="0091471E">
          <w:rPr>
            <w:rFonts w:asciiTheme="minorBidi" w:hAnsiTheme="minorBidi"/>
            <w:noProof/>
            <w:sz w:val="28"/>
            <w:szCs w:val="28"/>
            <w:rtl/>
            <w:lang w:val="ar-SA"/>
          </w:rPr>
          <w:drawing>
            <wp:anchor distT="0" distB="0" distL="114300" distR="114300" simplePos="0" relativeHeight="251739136" behindDoc="0" locked="0" layoutInCell="1" allowOverlap="1" wp14:anchorId="10A2DFB9" wp14:editId="2C3B1C57">
              <wp:simplePos x="0" y="0"/>
              <wp:positionH relativeFrom="column">
                <wp:posOffset>0</wp:posOffset>
              </wp:positionH>
              <wp:positionV relativeFrom="paragraph">
                <wp:posOffset>0</wp:posOffset>
              </wp:positionV>
              <wp:extent cx="4695190"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95190" cy="8229600"/>
                      </a:xfrm>
                      <a:prstGeom prst="rect">
                        <a:avLst/>
                      </a:prstGeom>
                    </pic:spPr>
                  </pic:pic>
                </a:graphicData>
              </a:graphic>
              <wp14:sizeRelH relativeFrom="margin">
                <wp14:pctWidth>0</wp14:pctWidth>
              </wp14:sizeRelH>
            </wp:anchor>
          </w:drawing>
        </w:r>
      </w:del>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607E3A8B">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6">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A926139"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p>
    <w:p w14:paraId="0FCC3943" w14:textId="5AE8C80C"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5CA8B39A"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p>
    <w:p w14:paraId="053F895E" w14:textId="1D8501EE"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77777777" w:rsidR="00E24DCE" w:rsidRDefault="00E24DCE" w:rsidP="00E24DCE">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0F26E5D2" w:rsidR="006B79CD" w:rsidRDefault="006B79CD" w:rsidP="006B79CD">
      <w:pPr>
        <w:rPr>
          <w:rFonts w:ascii="Simplified Arabic" w:hAnsi="Simplified Arabic" w:cs="Simplified Arabic"/>
          <w:color w:val="2E74B5" w:themeColor="accent5" w:themeShade="BF"/>
          <w:sz w:val="28"/>
          <w:szCs w:val="28"/>
          <w:lang w:bidi="ar-LY"/>
        </w:rPr>
      </w:pPr>
    </w:p>
    <w:p w14:paraId="25BFCCF2" w14:textId="77777777" w:rsidR="00B94D79" w:rsidRDefault="00B94D79"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4EFF0A5D"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p>
    <w:p w14:paraId="2D0F8E14" w14:textId="122F7D28"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7BD682FA" w:rsidR="00516D56" w:rsidRDefault="00516D56"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AC6A8" w14:textId="77777777" w:rsidR="003405EE" w:rsidRDefault="003405EE" w:rsidP="00791471">
      <w:pPr>
        <w:spacing w:after="0" w:line="240" w:lineRule="auto"/>
      </w:pPr>
      <w:r>
        <w:separator/>
      </w:r>
    </w:p>
  </w:endnote>
  <w:endnote w:type="continuationSeparator" w:id="0">
    <w:p w14:paraId="629E1A9F" w14:textId="77777777" w:rsidR="003405EE" w:rsidRDefault="003405EE"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B46B1" w14:textId="77777777" w:rsidR="003405EE" w:rsidRDefault="003405EE" w:rsidP="00791471">
      <w:pPr>
        <w:spacing w:after="0" w:line="240" w:lineRule="auto"/>
      </w:pPr>
      <w:r>
        <w:separator/>
      </w:r>
    </w:p>
  </w:footnote>
  <w:footnote w:type="continuationSeparator" w:id="0">
    <w:p w14:paraId="5764C734" w14:textId="77777777" w:rsidR="003405EE" w:rsidRDefault="003405EE"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oub Alayoubi">
    <w15:presenceInfo w15:providerId="Windows Live" w15:userId="87aca740bcdc17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4A9E"/>
    <w:rsid w:val="000150E3"/>
    <w:rsid w:val="00017400"/>
    <w:rsid w:val="00017E52"/>
    <w:rsid w:val="000271C9"/>
    <w:rsid w:val="00027391"/>
    <w:rsid w:val="00033769"/>
    <w:rsid w:val="00034EC7"/>
    <w:rsid w:val="00036C1B"/>
    <w:rsid w:val="00040D3C"/>
    <w:rsid w:val="000414DD"/>
    <w:rsid w:val="000428D5"/>
    <w:rsid w:val="00042C92"/>
    <w:rsid w:val="00043ABD"/>
    <w:rsid w:val="00044CE8"/>
    <w:rsid w:val="000450DE"/>
    <w:rsid w:val="00060CCD"/>
    <w:rsid w:val="000705C9"/>
    <w:rsid w:val="000705CC"/>
    <w:rsid w:val="000708D9"/>
    <w:rsid w:val="00070A9D"/>
    <w:rsid w:val="00074CAA"/>
    <w:rsid w:val="00075548"/>
    <w:rsid w:val="000808DD"/>
    <w:rsid w:val="00086DD4"/>
    <w:rsid w:val="0009135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F83"/>
    <w:rsid w:val="000E69D3"/>
    <w:rsid w:val="000F164F"/>
    <w:rsid w:val="0010010D"/>
    <w:rsid w:val="001056F3"/>
    <w:rsid w:val="00106A60"/>
    <w:rsid w:val="00111427"/>
    <w:rsid w:val="001130FF"/>
    <w:rsid w:val="001140E5"/>
    <w:rsid w:val="00114434"/>
    <w:rsid w:val="00116FBE"/>
    <w:rsid w:val="001175FF"/>
    <w:rsid w:val="001205A2"/>
    <w:rsid w:val="001212E4"/>
    <w:rsid w:val="0012133E"/>
    <w:rsid w:val="00125B4F"/>
    <w:rsid w:val="00134588"/>
    <w:rsid w:val="0013770B"/>
    <w:rsid w:val="00140C2E"/>
    <w:rsid w:val="0014152A"/>
    <w:rsid w:val="00147746"/>
    <w:rsid w:val="0015263C"/>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0E32"/>
    <w:rsid w:val="00292348"/>
    <w:rsid w:val="00296A2E"/>
    <w:rsid w:val="00296D97"/>
    <w:rsid w:val="002A271E"/>
    <w:rsid w:val="002A277F"/>
    <w:rsid w:val="002A648C"/>
    <w:rsid w:val="002B0AF4"/>
    <w:rsid w:val="002B1AB3"/>
    <w:rsid w:val="002B45FE"/>
    <w:rsid w:val="002B5285"/>
    <w:rsid w:val="002B6DC8"/>
    <w:rsid w:val="002C1220"/>
    <w:rsid w:val="002C1769"/>
    <w:rsid w:val="002C2FD3"/>
    <w:rsid w:val="002C4936"/>
    <w:rsid w:val="002C6436"/>
    <w:rsid w:val="002C66B4"/>
    <w:rsid w:val="002D0000"/>
    <w:rsid w:val="002D2506"/>
    <w:rsid w:val="002D2F62"/>
    <w:rsid w:val="002D6388"/>
    <w:rsid w:val="002E6E88"/>
    <w:rsid w:val="002F113B"/>
    <w:rsid w:val="002F54D0"/>
    <w:rsid w:val="002F5F37"/>
    <w:rsid w:val="002F5FD5"/>
    <w:rsid w:val="002F658F"/>
    <w:rsid w:val="00302589"/>
    <w:rsid w:val="00302ADC"/>
    <w:rsid w:val="003032E0"/>
    <w:rsid w:val="00304B13"/>
    <w:rsid w:val="00306C6A"/>
    <w:rsid w:val="0031238C"/>
    <w:rsid w:val="00314EC6"/>
    <w:rsid w:val="00315DBE"/>
    <w:rsid w:val="0033008F"/>
    <w:rsid w:val="003335B5"/>
    <w:rsid w:val="00334C8F"/>
    <w:rsid w:val="00335B56"/>
    <w:rsid w:val="00336D2F"/>
    <w:rsid w:val="003405EE"/>
    <w:rsid w:val="00340740"/>
    <w:rsid w:val="00340A20"/>
    <w:rsid w:val="00341A86"/>
    <w:rsid w:val="00342C02"/>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524B"/>
    <w:rsid w:val="003D5D43"/>
    <w:rsid w:val="003D7F13"/>
    <w:rsid w:val="003E385F"/>
    <w:rsid w:val="003E3912"/>
    <w:rsid w:val="003E653A"/>
    <w:rsid w:val="003F066A"/>
    <w:rsid w:val="003F3795"/>
    <w:rsid w:val="00404FE6"/>
    <w:rsid w:val="0040582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2B5A"/>
    <w:rsid w:val="00494E02"/>
    <w:rsid w:val="00495A94"/>
    <w:rsid w:val="00495E36"/>
    <w:rsid w:val="004A4CC8"/>
    <w:rsid w:val="004A4E6B"/>
    <w:rsid w:val="004A5205"/>
    <w:rsid w:val="004A54F8"/>
    <w:rsid w:val="004A6187"/>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81859"/>
    <w:rsid w:val="00582A46"/>
    <w:rsid w:val="005870DD"/>
    <w:rsid w:val="005906BB"/>
    <w:rsid w:val="00590AC2"/>
    <w:rsid w:val="00590F66"/>
    <w:rsid w:val="005924FA"/>
    <w:rsid w:val="005926EC"/>
    <w:rsid w:val="00594771"/>
    <w:rsid w:val="005947D6"/>
    <w:rsid w:val="00597792"/>
    <w:rsid w:val="005A0B5B"/>
    <w:rsid w:val="005A4A50"/>
    <w:rsid w:val="005A4F6D"/>
    <w:rsid w:val="005A6AE9"/>
    <w:rsid w:val="005B1E8C"/>
    <w:rsid w:val="005B7F72"/>
    <w:rsid w:val="005C0095"/>
    <w:rsid w:val="005C2A84"/>
    <w:rsid w:val="005C42AA"/>
    <w:rsid w:val="005C59DF"/>
    <w:rsid w:val="005C6CA7"/>
    <w:rsid w:val="005C7B09"/>
    <w:rsid w:val="005C7E05"/>
    <w:rsid w:val="005D1CAF"/>
    <w:rsid w:val="005D4277"/>
    <w:rsid w:val="005D4893"/>
    <w:rsid w:val="005D6905"/>
    <w:rsid w:val="005E4725"/>
    <w:rsid w:val="005E4C0C"/>
    <w:rsid w:val="005E5849"/>
    <w:rsid w:val="005E7F80"/>
    <w:rsid w:val="005F2572"/>
    <w:rsid w:val="006000D2"/>
    <w:rsid w:val="006054F3"/>
    <w:rsid w:val="0061171A"/>
    <w:rsid w:val="00613500"/>
    <w:rsid w:val="00621DED"/>
    <w:rsid w:val="006266F2"/>
    <w:rsid w:val="00632A5E"/>
    <w:rsid w:val="00632ACB"/>
    <w:rsid w:val="00635256"/>
    <w:rsid w:val="00636EFA"/>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7AAD"/>
    <w:rsid w:val="00770E4B"/>
    <w:rsid w:val="00771EF9"/>
    <w:rsid w:val="00773006"/>
    <w:rsid w:val="0077403C"/>
    <w:rsid w:val="00776C68"/>
    <w:rsid w:val="00776E27"/>
    <w:rsid w:val="0077790F"/>
    <w:rsid w:val="00780785"/>
    <w:rsid w:val="00781C75"/>
    <w:rsid w:val="007827EB"/>
    <w:rsid w:val="0078329B"/>
    <w:rsid w:val="007847CD"/>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E0642"/>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4114F"/>
    <w:rsid w:val="0084121D"/>
    <w:rsid w:val="00842C85"/>
    <w:rsid w:val="00843A41"/>
    <w:rsid w:val="00843E05"/>
    <w:rsid w:val="0084464F"/>
    <w:rsid w:val="00847107"/>
    <w:rsid w:val="008475FC"/>
    <w:rsid w:val="00850BD3"/>
    <w:rsid w:val="00850D2E"/>
    <w:rsid w:val="00851ED9"/>
    <w:rsid w:val="0085542E"/>
    <w:rsid w:val="008554DE"/>
    <w:rsid w:val="00857B39"/>
    <w:rsid w:val="00863455"/>
    <w:rsid w:val="00864981"/>
    <w:rsid w:val="00865CFA"/>
    <w:rsid w:val="00871FFF"/>
    <w:rsid w:val="00881D73"/>
    <w:rsid w:val="00882E90"/>
    <w:rsid w:val="008930EA"/>
    <w:rsid w:val="00896E74"/>
    <w:rsid w:val="0089753B"/>
    <w:rsid w:val="008A24B5"/>
    <w:rsid w:val="008A4B82"/>
    <w:rsid w:val="008A57F1"/>
    <w:rsid w:val="008A6C4E"/>
    <w:rsid w:val="008B0AAA"/>
    <w:rsid w:val="008B4039"/>
    <w:rsid w:val="008B6211"/>
    <w:rsid w:val="008B69CD"/>
    <w:rsid w:val="008B6F09"/>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643B5"/>
    <w:rsid w:val="00973473"/>
    <w:rsid w:val="00973929"/>
    <w:rsid w:val="00975A71"/>
    <w:rsid w:val="00975EE6"/>
    <w:rsid w:val="00981562"/>
    <w:rsid w:val="00983053"/>
    <w:rsid w:val="00990341"/>
    <w:rsid w:val="0099245C"/>
    <w:rsid w:val="0099352E"/>
    <w:rsid w:val="00995346"/>
    <w:rsid w:val="00996025"/>
    <w:rsid w:val="009A2B9E"/>
    <w:rsid w:val="009A321B"/>
    <w:rsid w:val="009A5A1A"/>
    <w:rsid w:val="009A665F"/>
    <w:rsid w:val="009B0126"/>
    <w:rsid w:val="009B2C74"/>
    <w:rsid w:val="009B4D10"/>
    <w:rsid w:val="009B56F6"/>
    <w:rsid w:val="009B5D6B"/>
    <w:rsid w:val="009C0AA4"/>
    <w:rsid w:val="009C1AC8"/>
    <w:rsid w:val="009C1D80"/>
    <w:rsid w:val="009C3A0E"/>
    <w:rsid w:val="009C3BCA"/>
    <w:rsid w:val="009C418E"/>
    <w:rsid w:val="009D0701"/>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37E7"/>
    <w:rsid w:val="00A63D43"/>
    <w:rsid w:val="00A7086F"/>
    <w:rsid w:val="00A72824"/>
    <w:rsid w:val="00A73241"/>
    <w:rsid w:val="00A73420"/>
    <w:rsid w:val="00A73B6F"/>
    <w:rsid w:val="00A8231D"/>
    <w:rsid w:val="00A82696"/>
    <w:rsid w:val="00A84B0B"/>
    <w:rsid w:val="00A85E2F"/>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12BE"/>
    <w:rsid w:val="00BF46E9"/>
    <w:rsid w:val="00BF72EE"/>
    <w:rsid w:val="00C00E28"/>
    <w:rsid w:val="00C010E3"/>
    <w:rsid w:val="00C02416"/>
    <w:rsid w:val="00C03B5F"/>
    <w:rsid w:val="00C1200B"/>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9093A"/>
    <w:rsid w:val="00C95138"/>
    <w:rsid w:val="00C96E74"/>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F0A42"/>
    <w:rsid w:val="00CF2031"/>
    <w:rsid w:val="00CF2830"/>
    <w:rsid w:val="00CF348A"/>
    <w:rsid w:val="00CF616B"/>
    <w:rsid w:val="00D10A77"/>
    <w:rsid w:val="00D11565"/>
    <w:rsid w:val="00D128F5"/>
    <w:rsid w:val="00D1396B"/>
    <w:rsid w:val="00D1532D"/>
    <w:rsid w:val="00D15963"/>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7A5C"/>
    <w:rsid w:val="00D60858"/>
    <w:rsid w:val="00D60F12"/>
    <w:rsid w:val="00D627B3"/>
    <w:rsid w:val="00D65E0F"/>
    <w:rsid w:val="00D67A1A"/>
    <w:rsid w:val="00D67EBA"/>
    <w:rsid w:val="00D7142B"/>
    <w:rsid w:val="00D72143"/>
    <w:rsid w:val="00D722EB"/>
    <w:rsid w:val="00D72596"/>
    <w:rsid w:val="00D76638"/>
    <w:rsid w:val="00D767ED"/>
    <w:rsid w:val="00D80E17"/>
    <w:rsid w:val="00D81A19"/>
    <w:rsid w:val="00D83964"/>
    <w:rsid w:val="00D86123"/>
    <w:rsid w:val="00D9283F"/>
    <w:rsid w:val="00D95F18"/>
    <w:rsid w:val="00D9637B"/>
    <w:rsid w:val="00D96996"/>
    <w:rsid w:val="00DA264C"/>
    <w:rsid w:val="00DA28B0"/>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35A"/>
    <w:rsid w:val="00DE76BA"/>
    <w:rsid w:val="00E00428"/>
    <w:rsid w:val="00E033BD"/>
    <w:rsid w:val="00E03DD9"/>
    <w:rsid w:val="00E074CB"/>
    <w:rsid w:val="00E1242C"/>
    <w:rsid w:val="00E1247E"/>
    <w:rsid w:val="00E1255A"/>
    <w:rsid w:val="00E133C9"/>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7228A"/>
    <w:rsid w:val="00E74228"/>
    <w:rsid w:val="00E74587"/>
    <w:rsid w:val="00E747F5"/>
    <w:rsid w:val="00E7491C"/>
    <w:rsid w:val="00E75865"/>
    <w:rsid w:val="00E8786A"/>
    <w:rsid w:val="00E9043C"/>
    <w:rsid w:val="00E912F1"/>
    <w:rsid w:val="00E91C7B"/>
    <w:rsid w:val="00E9508C"/>
    <w:rsid w:val="00EA1B9A"/>
    <w:rsid w:val="00EA2CCB"/>
    <w:rsid w:val="00EA340C"/>
    <w:rsid w:val="00EA3EE3"/>
    <w:rsid w:val="00EA4D88"/>
    <w:rsid w:val="00EB56F5"/>
    <w:rsid w:val="00EB57BE"/>
    <w:rsid w:val="00EC482F"/>
    <w:rsid w:val="00EC712B"/>
    <w:rsid w:val="00ED4150"/>
    <w:rsid w:val="00ED4AC8"/>
    <w:rsid w:val="00ED5E8E"/>
    <w:rsid w:val="00ED7F71"/>
    <w:rsid w:val="00EE1548"/>
    <w:rsid w:val="00EF0864"/>
    <w:rsid w:val="00EF1EFC"/>
    <w:rsid w:val="00EF3277"/>
    <w:rsid w:val="00EF33B3"/>
    <w:rsid w:val="00EF49CA"/>
    <w:rsid w:val="00F00BC3"/>
    <w:rsid w:val="00F06275"/>
    <w:rsid w:val="00F07016"/>
    <w:rsid w:val="00F10127"/>
    <w:rsid w:val="00F123F9"/>
    <w:rsid w:val="00F1566F"/>
    <w:rsid w:val="00F159C6"/>
    <w:rsid w:val="00F24549"/>
    <w:rsid w:val="00F27B71"/>
    <w:rsid w:val="00F32918"/>
    <w:rsid w:val="00F334A1"/>
    <w:rsid w:val="00F3684A"/>
    <w:rsid w:val="00F37429"/>
    <w:rsid w:val="00F4745F"/>
    <w:rsid w:val="00F47776"/>
    <w:rsid w:val="00F47FBB"/>
    <w:rsid w:val="00F52A73"/>
    <w:rsid w:val="00F621BC"/>
    <w:rsid w:val="00F6629D"/>
    <w:rsid w:val="00F709E5"/>
    <w:rsid w:val="00F71891"/>
    <w:rsid w:val="00F72231"/>
    <w:rsid w:val="00F743DD"/>
    <w:rsid w:val="00F75170"/>
    <w:rsid w:val="00F81D8D"/>
    <w:rsid w:val="00F87702"/>
    <w:rsid w:val="00F90D31"/>
    <w:rsid w:val="00F92F81"/>
    <w:rsid w:val="00FA05CE"/>
    <w:rsid w:val="00FA24AB"/>
    <w:rsid w:val="00FA306A"/>
    <w:rsid w:val="00FB2312"/>
    <w:rsid w:val="00FB3AB9"/>
    <w:rsid w:val="00FB59D4"/>
    <w:rsid w:val="00FC0218"/>
    <w:rsid w:val="00FC45AB"/>
    <w:rsid w:val="00FD12DA"/>
    <w:rsid w:val="00FD1ECD"/>
    <w:rsid w:val="00FD2530"/>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9"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38" Type="http://schemas.openxmlformats.org/officeDocument/2006/relationships/footer" Target="footer2.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footer" Target="footer1.xml" /><Relationship Id="rId40" Type="http://schemas.microsoft.com/office/2011/relationships/people" Target="peop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image" Target="media/image30.jpeg"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image" Target="media/image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73</Pages>
  <Words>3648</Words>
  <Characters>20799</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894</cp:revision>
  <dcterms:created xsi:type="dcterms:W3CDTF">2024-02-11T12:17:00Z</dcterms:created>
  <dcterms:modified xsi:type="dcterms:W3CDTF">2024-07-19T14:32:00Z</dcterms:modified>
</cp:coreProperties>
</file>