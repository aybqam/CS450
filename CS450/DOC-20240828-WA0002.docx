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7E4E" w14:textId="77777777" w:rsidR="00AE51EC" w:rsidRPr="00CC6009" w:rsidRDefault="00AE51EC" w:rsidP="00BE5F2D">
      <w:pPr>
        <w:pStyle w:val="NormalWeb"/>
        <w:bidi/>
        <w:spacing w:before="0" w:beforeAutospacing="0" w:after="0" w:afterAutospacing="0" w:line="360" w:lineRule="auto"/>
        <w:jc w:val="center"/>
        <w:rPr>
          <w:rFonts w:asciiTheme="majorBidi" w:hAnsiTheme="majorBidi" w:cstheme="majorBidi"/>
          <w:color w:val="000000"/>
          <w:sz w:val="28"/>
          <w:szCs w:val="28"/>
          <w:lang w:bidi="ar-LY"/>
        </w:rPr>
      </w:pPr>
    </w:p>
    <w:p w14:paraId="3FB29E9D" w14:textId="079E6F6C"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Pr>
      </w:pPr>
      <w:r w:rsidRPr="00CC6009">
        <w:rPr>
          <w:rFonts w:asciiTheme="majorBidi" w:hAnsiTheme="majorBidi" w:cstheme="majorBidi"/>
          <w:b/>
          <w:bCs/>
          <w:color w:val="000000"/>
          <w:sz w:val="28"/>
          <w:szCs w:val="28"/>
          <w:rtl/>
        </w:rPr>
        <w:t>دولة ليبيا</w:t>
      </w:r>
    </w:p>
    <w:p w14:paraId="427BBE8F"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جامعة طرابلس</w:t>
      </w:r>
    </w:p>
    <w:p w14:paraId="204A3F67" w14:textId="75098464"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كلية العلوم / قسم الحاسب الآلي</w:t>
      </w:r>
    </w:p>
    <w:p w14:paraId="5B6F28E2" w14:textId="77777777" w:rsidR="00AE1E63" w:rsidRPr="00CC6009" w:rsidRDefault="00AE1E63" w:rsidP="00B03FF6">
      <w:pPr>
        <w:spacing w:after="240" w:line="360" w:lineRule="auto"/>
        <w:jc w:val="center"/>
        <w:rPr>
          <w:rFonts w:asciiTheme="majorBidi" w:eastAsia="Times New Roman" w:hAnsiTheme="majorBidi" w:cstheme="majorBidi"/>
          <w:b/>
          <w:bCs/>
          <w:sz w:val="28"/>
          <w:szCs w:val="28"/>
          <w:rtl/>
        </w:rPr>
      </w:pPr>
    </w:p>
    <w:p w14:paraId="52805778" w14:textId="0928DD6D"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Pr>
      </w:pPr>
      <w:r w:rsidRPr="00CC6009">
        <w:rPr>
          <w:rFonts w:asciiTheme="majorBidi" w:hAnsiTheme="majorBidi" w:cstheme="majorBidi"/>
          <w:b/>
          <w:bCs/>
          <w:color w:val="000000"/>
          <w:sz w:val="28"/>
          <w:szCs w:val="28"/>
          <w:rtl/>
        </w:rPr>
        <w:t>مشروع تخرج</w:t>
      </w:r>
    </w:p>
    <w:p w14:paraId="20A8699E"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مقدم ضمن متطلبات نيل درجة البكالوريوس</w:t>
      </w:r>
    </w:p>
    <w:p w14:paraId="77E88FC3" w14:textId="77777777" w:rsidR="00AE1E63" w:rsidRPr="00CC6009" w:rsidRDefault="00AE1E63" w:rsidP="00B03FF6">
      <w:pPr>
        <w:spacing w:after="240" w:line="360" w:lineRule="auto"/>
        <w:jc w:val="center"/>
        <w:rPr>
          <w:rFonts w:asciiTheme="majorBidi" w:eastAsia="Times New Roman" w:hAnsiTheme="majorBidi" w:cstheme="majorBidi"/>
          <w:sz w:val="28"/>
          <w:szCs w:val="28"/>
          <w:rtl/>
        </w:rPr>
      </w:pPr>
    </w:p>
    <w:p w14:paraId="2FE022FA"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sz w:val="28"/>
          <w:szCs w:val="28"/>
        </w:rPr>
      </w:pPr>
      <w:r w:rsidRPr="00CC6009">
        <w:rPr>
          <w:rFonts w:asciiTheme="majorBidi" w:hAnsiTheme="majorBidi" w:cstheme="majorBidi"/>
          <w:b/>
          <w:bCs/>
          <w:color w:val="000000"/>
          <w:sz w:val="28"/>
          <w:szCs w:val="28"/>
          <w:rtl/>
        </w:rPr>
        <w:t>بــعنوان:</w:t>
      </w:r>
    </w:p>
    <w:p w14:paraId="44AAA377"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614DF37B" w14:textId="7FC3640D" w:rsidR="00AE1E63" w:rsidRPr="00CC6009" w:rsidRDefault="00CF0A42" w:rsidP="00B03FF6">
      <w:pPr>
        <w:pStyle w:val="NormalWeb"/>
        <w:bidi/>
        <w:spacing w:before="0" w:beforeAutospacing="0" w:after="0" w:afterAutospacing="0" w:line="360" w:lineRule="auto"/>
        <w:jc w:val="center"/>
        <w:rPr>
          <w:rFonts w:asciiTheme="majorBidi" w:hAnsiTheme="majorBidi" w:cstheme="majorBidi"/>
          <w:sz w:val="28"/>
          <w:szCs w:val="28"/>
        </w:rPr>
      </w:pPr>
      <w:r w:rsidRPr="00CC6009">
        <w:rPr>
          <w:rFonts w:asciiTheme="majorBidi" w:hAnsiTheme="majorBidi" w:cstheme="majorBidi"/>
          <w:b/>
          <w:bCs/>
          <w:color w:val="000000"/>
          <w:sz w:val="28"/>
          <w:szCs w:val="28"/>
          <w:rtl/>
        </w:rPr>
        <w:t>موقع متجر الكتروني</w:t>
      </w:r>
    </w:p>
    <w:p w14:paraId="06829B11" w14:textId="05E2558A"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sz w:val="28"/>
          <w:szCs w:val="28"/>
          <w:rtl/>
        </w:rPr>
      </w:pPr>
    </w:p>
    <w:p w14:paraId="5B83856F"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5FA2DE3F" w14:textId="56F84AB3"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color w:val="000000"/>
          <w:sz w:val="28"/>
          <w:szCs w:val="28"/>
          <w:rtl/>
        </w:rPr>
      </w:pPr>
      <w:r w:rsidRPr="00CC6009">
        <w:rPr>
          <w:rFonts w:asciiTheme="majorBidi" w:hAnsiTheme="majorBidi" w:cstheme="majorBidi"/>
          <w:b/>
          <w:bCs/>
          <w:color w:val="000000"/>
          <w:sz w:val="28"/>
          <w:szCs w:val="28"/>
          <w:rtl/>
        </w:rPr>
        <w:t xml:space="preserve">إعداد </w:t>
      </w:r>
      <w:r w:rsidR="00DE635A" w:rsidRPr="00CC6009">
        <w:rPr>
          <w:rFonts w:asciiTheme="majorBidi" w:hAnsiTheme="majorBidi" w:cstheme="majorBidi"/>
          <w:b/>
          <w:bCs/>
          <w:color w:val="000000"/>
          <w:sz w:val="28"/>
          <w:szCs w:val="28"/>
          <w:rtl/>
        </w:rPr>
        <w:t>الطالب</w:t>
      </w:r>
    </w:p>
    <w:p w14:paraId="0634F872" w14:textId="77777777" w:rsidR="00DE635A" w:rsidRPr="00CC6009" w:rsidRDefault="00DE635A" w:rsidP="00B03FF6">
      <w:pPr>
        <w:pStyle w:val="NormalWeb"/>
        <w:bidi/>
        <w:spacing w:before="0" w:beforeAutospacing="0" w:after="0" w:afterAutospacing="0" w:line="360" w:lineRule="auto"/>
        <w:jc w:val="center"/>
        <w:rPr>
          <w:rFonts w:asciiTheme="majorBidi" w:hAnsiTheme="majorBidi" w:cstheme="majorBidi"/>
          <w:sz w:val="28"/>
          <w:szCs w:val="28"/>
        </w:rPr>
      </w:pPr>
    </w:p>
    <w:p w14:paraId="392BF3EC" w14:textId="3610C5CA" w:rsidR="00DE635A" w:rsidRPr="00CC6009" w:rsidRDefault="00070A9D" w:rsidP="00B03FF6">
      <w:pPr>
        <w:pStyle w:val="NormalWeb"/>
        <w:bidi/>
        <w:spacing w:before="0" w:beforeAutospacing="0" w:after="200" w:afterAutospacing="0" w:line="360" w:lineRule="auto"/>
        <w:ind w:left="360"/>
        <w:jc w:val="center"/>
        <w:textAlignment w:val="baseline"/>
        <w:rPr>
          <w:rFonts w:asciiTheme="majorBidi" w:hAnsiTheme="majorBidi" w:cstheme="majorBidi"/>
          <w:b/>
          <w:bCs/>
          <w:color w:val="000000"/>
          <w:sz w:val="28"/>
          <w:szCs w:val="28"/>
        </w:rPr>
      </w:pPr>
      <w:r w:rsidRPr="00CC6009">
        <w:rPr>
          <w:rFonts w:asciiTheme="majorBidi" w:hAnsiTheme="majorBidi" w:cstheme="majorBidi"/>
          <w:b/>
          <w:bCs/>
          <w:color w:val="000000"/>
          <w:sz w:val="28"/>
          <w:szCs w:val="28"/>
          <w:rtl/>
        </w:rPr>
        <w:t xml:space="preserve">الاسم: </w:t>
      </w:r>
      <w:r w:rsidR="00DE635A" w:rsidRPr="00CC6009">
        <w:rPr>
          <w:rFonts w:asciiTheme="majorBidi" w:hAnsiTheme="majorBidi" w:cstheme="majorBidi"/>
          <w:b/>
          <w:bCs/>
          <w:color w:val="000000"/>
          <w:sz w:val="28"/>
          <w:szCs w:val="28"/>
          <w:rtl/>
        </w:rPr>
        <w:t>أيوب قاسم أيوب الأيوبي    </w:t>
      </w:r>
      <w:r w:rsidR="00272D88" w:rsidRPr="00CC6009">
        <w:rPr>
          <w:rFonts w:asciiTheme="majorBidi" w:hAnsiTheme="majorBidi" w:cstheme="majorBidi"/>
          <w:b/>
          <w:bCs/>
          <w:color w:val="000000"/>
          <w:sz w:val="28"/>
          <w:szCs w:val="28"/>
          <w:rtl/>
        </w:rPr>
        <w:t xml:space="preserve"> </w:t>
      </w:r>
      <w:r w:rsidR="00DE635A" w:rsidRPr="00CC6009">
        <w:rPr>
          <w:rFonts w:asciiTheme="majorBidi" w:hAnsiTheme="majorBidi" w:cstheme="majorBidi"/>
          <w:b/>
          <w:bCs/>
          <w:color w:val="000000"/>
          <w:sz w:val="28"/>
          <w:szCs w:val="28"/>
          <w:rtl/>
        </w:rPr>
        <w:t>  رقم القيد</w:t>
      </w:r>
      <w:r w:rsidRPr="00CC6009">
        <w:rPr>
          <w:rFonts w:asciiTheme="majorBidi" w:hAnsiTheme="majorBidi" w:cstheme="majorBidi"/>
          <w:b/>
          <w:bCs/>
          <w:color w:val="000000"/>
          <w:sz w:val="28"/>
          <w:szCs w:val="28"/>
          <w:rtl/>
        </w:rPr>
        <w:t xml:space="preserve">: </w:t>
      </w:r>
      <w:r w:rsidR="00DE635A" w:rsidRPr="00CC6009">
        <w:rPr>
          <w:rFonts w:asciiTheme="majorBidi" w:hAnsiTheme="majorBidi" w:cstheme="majorBidi"/>
          <w:b/>
          <w:bCs/>
          <w:color w:val="000000"/>
          <w:sz w:val="28"/>
          <w:szCs w:val="28"/>
          <w:rtl/>
        </w:rPr>
        <w:t>216010366</w:t>
      </w:r>
    </w:p>
    <w:p w14:paraId="66397BA6"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4649841E"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color w:val="000000"/>
          <w:sz w:val="28"/>
          <w:szCs w:val="28"/>
          <w:rtl/>
        </w:rPr>
      </w:pPr>
      <w:r w:rsidRPr="00CC6009">
        <w:rPr>
          <w:rFonts w:asciiTheme="majorBidi" w:hAnsiTheme="majorBidi" w:cstheme="majorBidi"/>
          <w:b/>
          <w:bCs/>
          <w:color w:val="000000"/>
          <w:sz w:val="28"/>
          <w:szCs w:val="28"/>
          <w:rtl/>
        </w:rPr>
        <w:t>تحت اشراف</w:t>
      </w:r>
    </w:p>
    <w:p w14:paraId="0D5E538F" w14:textId="77777777" w:rsidR="00DE635A" w:rsidRPr="00CC6009" w:rsidRDefault="00DE635A" w:rsidP="00B03FF6">
      <w:pPr>
        <w:pStyle w:val="NormalWeb"/>
        <w:bidi/>
        <w:spacing w:before="0" w:beforeAutospacing="0" w:after="0" w:afterAutospacing="0" w:line="360" w:lineRule="auto"/>
        <w:jc w:val="center"/>
        <w:rPr>
          <w:rFonts w:asciiTheme="majorBidi" w:hAnsiTheme="majorBidi" w:cstheme="majorBidi"/>
          <w:sz w:val="28"/>
          <w:szCs w:val="28"/>
        </w:rPr>
      </w:pPr>
    </w:p>
    <w:p w14:paraId="0CDFE5BF" w14:textId="18A8EA66" w:rsidR="00AE1E63" w:rsidRPr="00CC6009" w:rsidRDefault="00557DD7"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hint="cs"/>
          <w:b/>
          <w:bCs/>
          <w:color w:val="000000"/>
          <w:sz w:val="28"/>
          <w:szCs w:val="28"/>
          <w:rtl/>
        </w:rPr>
        <w:t>د. عب</w:t>
      </w:r>
      <w:r w:rsidRPr="00CC6009">
        <w:rPr>
          <w:rFonts w:asciiTheme="majorBidi" w:hAnsiTheme="majorBidi" w:cstheme="majorBidi" w:hint="eastAsia"/>
          <w:b/>
          <w:bCs/>
          <w:color w:val="000000"/>
          <w:sz w:val="28"/>
          <w:szCs w:val="28"/>
          <w:rtl/>
        </w:rPr>
        <w:t>د</w:t>
      </w:r>
      <w:r w:rsidR="00243A0E" w:rsidRPr="00CC6009">
        <w:rPr>
          <w:rFonts w:asciiTheme="majorBidi" w:hAnsiTheme="majorBidi" w:cstheme="majorBidi"/>
          <w:b/>
          <w:bCs/>
          <w:color w:val="000000"/>
          <w:sz w:val="28"/>
          <w:szCs w:val="28"/>
          <w:rtl/>
        </w:rPr>
        <w:t xml:space="preserve"> السلام </w:t>
      </w:r>
      <w:r w:rsidR="002F5F37" w:rsidRPr="00CC6009">
        <w:rPr>
          <w:rFonts w:asciiTheme="majorBidi" w:hAnsiTheme="majorBidi" w:cstheme="majorBidi"/>
          <w:b/>
          <w:bCs/>
          <w:color w:val="000000"/>
          <w:sz w:val="28"/>
          <w:szCs w:val="28"/>
          <w:rtl/>
        </w:rPr>
        <w:t xml:space="preserve">المرغني </w:t>
      </w:r>
      <w:r w:rsidR="001F504A" w:rsidRPr="00CC6009">
        <w:rPr>
          <w:rFonts w:asciiTheme="majorBidi" w:hAnsiTheme="majorBidi" w:cstheme="majorBidi"/>
          <w:b/>
          <w:bCs/>
          <w:color w:val="000000"/>
          <w:sz w:val="28"/>
          <w:szCs w:val="28"/>
          <w:rtl/>
        </w:rPr>
        <w:t xml:space="preserve">ميلاد </w:t>
      </w:r>
      <w:r w:rsidR="00E545FA" w:rsidRPr="00CC6009">
        <w:rPr>
          <w:rFonts w:asciiTheme="majorBidi" w:hAnsiTheme="majorBidi" w:cstheme="majorBidi"/>
          <w:b/>
          <w:bCs/>
          <w:color w:val="000000"/>
          <w:sz w:val="28"/>
          <w:szCs w:val="28"/>
          <w:rtl/>
        </w:rPr>
        <w:t>بنور</w:t>
      </w:r>
    </w:p>
    <w:p w14:paraId="32D1808A" w14:textId="77777777" w:rsidR="00AE30E9" w:rsidRPr="00CC6009" w:rsidRDefault="00AE30E9" w:rsidP="00B03FF6">
      <w:pPr>
        <w:pStyle w:val="NormalWeb"/>
        <w:bidi/>
        <w:spacing w:before="0" w:beforeAutospacing="0" w:after="200" w:afterAutospacing="0" w:line="360" w:lineRule="auto"/>
        <w:jc w:val="center"/>
        <w:rPr>
          <w:rFonts w:asciiTheme="majorBidi" w:hAnsiTheme="majorBidi" w:cstheme="majorBidi"/>
          <w:b/>
          <w:bCs/>
          <w:color w:val="000000"/>
          <w:sz w:val="28"/>
          <w:szCs w:val="28"/>
        </w:rPr>
      </w:pPr>
    </w:p>
    <w:p w14:paraId="20D32EE4" w14:textId="2A3CF6F7" w:rsidR="00AE1E63" w:rsidRPr="00CC6009" w:rsidRDefault="00AE1E63" w:rsidP="00B03FF6">
      <w:pPr>
        <w:pStyle w:val="NormalWeb"/>
        <w:bidi/>
        <w:spacing w:before="0" w:beforeAutospacing="0" w:after="200" w:afterAutospacing="0" w:line="360" w:lineRule="auto"/>
        <w:jc w:val="center"/>
        <w:rPr>
          <w:rFonts w:asciiTheme="majorBidi" w:hAnsiTheme="majorBidi" w:cstheme="majorBidi"/>
          <w:b/>
          <w:bCs/>
          <w:color w:val="000000"/>
          <w:sz w:val="28"/>
          <w:szCs w:val="28"/>
        </w:rPr>
      </w:pPr>
      <w:r w:rsidRPr="00CC6009">
        <w:rPr>
          <w:rFonts w:asciiTheme="majorBidi" w:hAnsiTheme="majorBidi" w:cstheme="majorBidi"/>
          <w:b/>
          <w:bCs/>
          <w:color w:val="000000"/>
          <w:sz w:val="28"/>
          <w:szCs w:val="28"/>
          <w:rtl/>
        </w:rPr>
        <w:t xml:space="preserve">فصل الدراسي </w:t>
      </w:r>
      <w:r w:rsidR="000F164F" w:rsidRPr="00CC6009">
        <w:rPr>
          <w:rFonts w:asciiTheme="majorBidi" w:hAnsiTheme="majorBidi" w:cstheme="majorBidi"/>
          <w:b/>
          <w:bCs/>
          <w:color w:val="000000"/>
          <w:sz w:val="28"/>
          <w:szCs w:val="28"/>
          <w:rtl/>
        </w:rPr>
        <w:t>ربيع</w:t>
      </w:r>
      <w:r w:rsidRPr="00CC6009">
        <w:rPr>
          <w:rFonts w:asciiTheme="majorBidi" w:hAnsiTheme="majorBidi" w:cstheme="majorBidi"/>
          <w:b/>
          <w:bCs/>
          <w:color w:val="000000"/>
          <w:sz w:val="28"/>
          <w:szCs w:val="28"/>
          <w:rtl/>
        </w:rPr>
        <w:t xml:space="preserve"> </w:t>
      </w:r>
      <w:r w:rsidR="006F46F2" w:rsidRPr="00CC6009">
        <w:rPr>
          <w:rFonts w:asciiTheme="majorBidi" w:hAnsiTheme="majorBidi" w:cstheme="majorBidi"/>
          <w:b/>
          <w:bCs/>
          <w:color w:val="000000"/>
          <w:sz w:val="28"/>
          <w:szCs w:val="28"/>
          <w:rtl/>
        </w:rPr>
        <w:t>2023</w:t>
      </w:r>
      <w:r w:rsidRPr="00CC6009">
        <w:rPr>
          <w:rFonts w:asciiTheme="majorBidi" w:hAnsiTheme="majorBidi" w:cstheme="majorBidi"/>
          <w:b/>
          <w:bCs/>
          <w:color w:val="000000"/>
          <w:sz w:val="28"/>
          <w:szCs w:val="28"/>
          <w:rtl/>
        </w:rPr>
        <w:t xml:space="preserve">/ </w:t>
      </w:r>
      <w:r w:rsidR="006F46F2" w:rsidRPr="00CC6009">
        <w:rPr>
          <w:rFonts w:asciiTheme="majorBidi" w:hAnsiTheme="majorBidi" w:cstheme="majorBidi"/>
          <w:b/>
          <w:bCs/>
          <w:color w:val="000000"/>
          <w:sz w:val="28"/>
          <w:szCs w:val="28"/>
          <w:rtl/>
        </w:rPr>
        <w:t>2024</w:t>
      </w:r>
    </w:p>
    <w:p w14:paraId="74F72404" w14:textId="77777777" w:rsidR="007E1462" w:rsidRDefault="007E1462" w:rsidP="00945D4E">
      <w:pPr>
        <w:pStyle w:val="NormalWeb"/>
        <w:bidi/>
        <w:spacing w:before="0" w:beforeAutospacing="0" w:after="200" w:afterAutospacing="0" w:line="360" w:lineRule="auto"/>
        <w:rPr>
          <w:rFonts w:asciiTheme="majorBidi" w:hAnsiTheme="majorBidi" w:cstheme="majorBidi"/>
          <w:sz w:val="28"/>
          <w:szCs w:val="28"/>
          <w:rtl/>
        </w:rPr>
      </w:pPr>
    </w:p>
    <w:p w14:paraId="014113B6" w14:textId="77777777" w:rsidR="0075309E" w:rsidRDefault="0075309E" w:rsidP="0075309E">
      <w:pPr>
        <w:pStyle w:val="NormalWeb"/>
        <w:bidi/>
        <w:spacing w:before="0" w:beforeAutospacing="0" w:after="200" w:afterAutospacing="0" w:line="360" w:lineRule="auto"/>
        <w:rPr>
          <w:rFonts w:asciiTheme="majorBidi" w:hAnsiTheme="majorBidi" w:cstheme="majorBidi"/>
          <w:sz w:val="28"/>
          <w:szCs w:val="28"/>
          <w:rtl/>
        </w:rPr>
      </w:pPr>
    </w:p>
    <w:p w14:paraId="1B875B5A" w14:textId="77777777" w:rsidR="0075309E" w:rsidRPr="00CC6009" w:rsidRDefault="0075309E" w:rsidP="0075309E">
      <w:pPr>
        <w:pStyle w:val="NormalWeb"/>
        <w:bidi/>
        <w:spacing w:before="0" w:beforeAutospacing="0" w:after="200" w:afterAutospacing="0" w:line="360" w:lineRule="auto"/>
        <w:rPr>
          <w:rFonts w:asciiTheme="majorBidi" w:hAnsiTheme="majorBidi" w:cstheme="majorBidi"/>
          <w:sz w:val="28"/>
          <w:szCs w:val="28"/>
        </w:rPr>
      </w:pPr>
    </w:p>
    <w:p w14:paraId="5617E3B1" w14:textId="2B309798" w:rsidR="003615BC" w:rsidRPr="00CC6009" w:rsidRDefault="005D4277" w:rsidP="00BE5F2D">
      <w:pPr>
        <w:pStyle w:val="NormalWeb"/>
        <w:bidi/>
        <w:spacing w:before="0" w:beforeAutospacing="0" w:after="200" w:afterAutospacing="0" w:line="360" w:lineRule="auto"/>
        <w:jc w:val="center"/>
        <w:divId w:val="1349020270"/>
        <w:rPr>
          <w:rFonts w:asciiTheme="majorBidi" w:hAnsiTheme="majorBidi" w:cstheme="majorBidi"/>
          <w:sz w:val="28"/>
          <w:szCs w:val="28"/>
        </w:rPr>
      </w:pPr>
      <w:r w:rsidRPr="00CC6009">
        <w:rPr>
          <w:rFonts w:asciiTheme="majorBidi" w:hAnsiTheme="majorBidi" w:cstheme="majorBidi"/>
          <w:b/>
          <w:bCs/>
          <w:color w:val="31849B"/>
          <w:sz w:val="28"/>
          <w:szCs w:val="28"/>
          <w:rtl/>
        </w:rPr>
        <w:lastRenderedPageBreak/>
        <w:t>الفهــرس</w:t>
      </w:r>
    </w:p>
    <w:tbl>
      <w:tblPr>
        <w:tblStyle w:val="GridTable4-Accent51"/>
        <w:tblW w:w="0" w:type="auto"/>
        <w:tblLook w:val="04A0" w:firstRow="1" w:lastRow="0" w:firstColumn="1" w:lastColumn="0" w:noHBand="0" w:noVBand="1"/>
      </w:tblPr>
      <w:tblGrid>
        <w:gridCol w:w="1313"/>
        <w:gridCol w:w="4146"/>
        <w:gridCol w:w="2754"/>
        <w:gridCol w:w="803"/>
      </w:tblGrid>
      <w:tr w:rsidR="006B6031" w:rsidRPr="00CC6009"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Pr="00CC6009" w:rsidRDefault="006B6031" w:rsidP="00BE5F2D">
            <w:pPr>
              <w:spacing w:line="360" w:lineRule="auto"/>
              <w:jc w:val="center"/>
              <w:rPr>
                <w:rFonts w:asciiTheme="majorBidi" w:hAnsiTheme="majorBidi" w:cstheme="majorBidi"/>
                <w:sz w:val="28"/>
                <w:szCs w:val="28"/>
              </w:rPr>
            </w:pPr>
            <w:r w:rsidRPr="00CC6009">
              <w:rPr>
                <w:rFonts w:asciiTheme="majorBidi" w:hAnsiTheme="majorBidi" w:cstheme="majorBidi"/>
                <w:color w:val="FFFFFF"/>
                <w:sz w:val="28"/>
                <w:szCs w:val="28"/>
                <w:rtl/>
              </w:rPr>
              <w:t>رقم الصفحة</w:t>
            </w:r>
          </w:p>
        </w:tc>
        <w:tc>
          <w:tcPr>
            <w:tcW w:w="4320" w:type="dxa"/>
          </w:tcPr>
          <w:p w14:paraId="2EC94B48" w14:textId="132AE87F" w:rsidR="006B6031" w:rsidRPr="00CC6009" w:rsidRDefault="006B6031" w:rsidP="00BE5F2D">
            <w:pPr>
              <w:spacing w:line="360"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880" w:type="dxa"/>
          </w:tcPr>
          <w:p w14:paraId="7B59D667" w14:textId="01BDBC83" w:rsidR="006B6031" w:rsidRPr="00CC6009" w:rsidRDefault="006B6031"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FFFFFF"/>
                <w:sz w:val="28"/>
                <w:szCs w:val="28"/>
                <w:rtl/>
              </w:rPr>
              <w:t>الموضوع</w:t>
            </w:r>
          </w:p>
        </w:tc>
        <w:tc>
          <w:tcPr>
            <w:tcW w:w="805" w:type="dxa"/>
          </w:tcPr>
          <w:p w14:paraId="40833809" w14:textId="055BD87B" w:rsidR="006B6031" w:rsidRPr="00CC6009" w:rsidRDefault="006B6031"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FFFFFF"/>
                <w:sz w:val="28"/>
                <w:szCs w:val="28"/>
                <w:rtl/>
              </w:rPr>
              <w:t>رقم</w:t>
            </w:r>
          </w:p>
        </w:tc>
      </w:tr>
      <w:tr w:rsidR="006B6031" w:rsidRPr="00CC6009"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Pr="00CC6009" w:rsidRDefault="006B1332" w:rsidP="00BE5F2D">
            <w:pPr>
              <w:spacing w:line="360" w:lineRule="auto"/>
              <w:jc w:val="center"/>
              <w:rPr>
                <w:rFonts w:asciiTheme="majorBidi" w:hAnsiTheme="majorBidi" w:cstheme="majorBidi"/>
                <w:sz w:val="28"/>
                <w:szCs w:val="28"/>
              </w:rPr>
            </w:pPr>
            <w:r w:rsidRPr="00CC6009">
              <w:rPr>
                <w:rFonts w:asciiTheme="majorBidi" w:hAnsiTheme="majorBidi" w:cstheme="majorBidi"/>
                <w:b w:val="0"/>
                <w:bCs w:val="0"/>
                <w:sz w:val="28"/>
                <w:szCs w:val="28"/>
              </w:rPr>
              <w:t>4</w:t>
            </w:r>
          </w:p>
        </w:tc>
        <w:tc>
          <w:tcPr>
            <w:tcW w:w="4320" w:type="dxa"/>
          </w:tcPr>
          <w:p w14:paraId="5A640042" w14:textId="401C5C2B" w:rsidR="006B6031" w:rsidRPr="00CC6009" w:rsidRDefault="001C5AA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Introduction</w:t>
            </w:r>
          </w:p>
        </w:tc>
        <w:tc>
          <w:tcPr>
            <w:tcW w:w="2880" w:type="dxa"/>
          </w:tcPr>
          <w:p w14:paraId="496AB7AC" w14:textId="70D76414" w:rsidR="006B6031" w:rsidRPr="00CC6009" w:rsidRDefault="00060CC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المقدمة</w:t>
            </w:r>
          </w:p>
        </w:tc>
        <w:tc>
          <w:tcPr>
            <w:tcW w:w="805" w:type="dxa"/>
          </w:tcPr>
          <w:p w14:paraId="1E151734" w14:textId="77777777" w:rsidR="006B6031" w:rsidRPr="00CC6009" w:rsidRDefault="006B6031"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E8786A" w:rsidRPr="00CC6009"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Pr="00CC6009" w:rsidRDefault="006B1332" w:rsidP="00BE5F2D">
            <w:pPr>
              <w:spacing w:line="360" w:lineRule="auto"/>
              <w:jc w:val="center"/>
              <w:rPr>
                <w:rFonts w:asciiTheme="majorBidi" w:hAnsiTheme="majorBidi" w:cstheme="majorBidi"/>
                <w:sz w:val="28"/>
                <w:szCs w:val="28"/>
              </w:rPr>
            </w:pPr>
            <w:r w:rsidRPr="00CC6009">
              <w:rPr>
                <w:rFonts w:asciiTheme="majorBidi" w:hAnsiTheme="majorBidi" w:cstheme="majorBidi"/>
                <w:b w:val="0"/>
                <w:bCs w:val="0"/>
                <w:sz w:val="28"/>
                <w:szCs w:val="28"/>
              </w:rPr>
              <w:t>5</w:t>
            </w:r>
          </w:p>
        </w:tc>
        <w:tc>
          <w:tcPr>
            <w:tcW w:w="4320" w:type="dxa"/>
          </w:tcPr>
          <w:p w14:paraId="5A5F880E" w14:textId="14417703"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Methodology followed</w:t>
            </w:r>
          </w:p>
        </w:tc>
        <w:tc>
          <w:tcPr>
            <w:tcW w:w="2880" w:type="dxa"/>
          </w:tcPr>
          <w:p w14:paraId="1DF36112" w14:textId="64FA5521"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المنهجية المتبعة </w:t>
            </w:r>
          </w:p>
        </w:tc>
        <w:tc>
          <w:tcPr>
            <w:tcW w:w="805" w:type="dxa"/>
          </w:tcPr>
          <w:p w14:paraId="1CDFBD2B" w14:textId="77777777"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r w:rsidR="00636EFA" w:rsidRPr="00CC6009"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CC6009" w:rsidRDefault="00363EE6"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6</w:t>
            </w:r>
          </w:p>
        </w:tc>
        <w:tc>
          <w:tcPr>
            <w:tcW w:w="4320" w:type="dxa"/>
          </w:tcPr>
          <w:p w14:paraId="2BB214ED" w14:textId="4325F874" w:rsidR="00636EFA" w:rsidRPr="00CC6009" w:rsidRDefault="00636EF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Preliminary phase</w:t>
            </w:r>
          </w:p>
        </w:tc>
        <w:tc>
          <w:tcPr>
            <w:tcW w:w="2880" w:type="dxa"/>
          </w:tcPr>
          <w:p w14:paraId="69D9A575" w14:textId="6B6F732A" w:rsidR="00636EFA" w:rsidRPr="00CC6009" w:rsidRDefault="001E402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E4027">
              <w:rPr>
                <w:rFonts w:asciiTheme="majorBidi" w:hAnsiTheme="majorBidi" w:cstheme="majorBidi" w:hint="cs"/>
                <w:color w:val="FF0000"/>
                <w:sz w:val="28"/>
                <w:szCs w:val="28"/>
                <w:rtl/>
              </w:rPr>
              <w:t>ال</w:t>
            </w:r>
            <w:r w:rsidR="00636EFA" w:rsidRPr="00CC6009">
              <w:rPr>
                <w:rFonts w:asciiTheme="majorBidi" w:hAnsiTheme="majorBidi" w:cstheme="majorBidi"/>
                <w:color w:val="000000" w:themeColor="text1"/>
                <w:sz w:val="28"/>
                <w:szCs w:val="28"/>
                <w:rtl/>
              </w:rPr>
              <w:t>مرحلة التمهيدية</w:t>
            </w:r>
          </w:p>
        </w:tc>
        <w:tc>
          <w:tcPr>
            <w:tcW w:w="805" w:type="dxa"/>
          </w:tcPr>
          <w:p w14:paraId="5DAD5FC8" w14:textId="498F61CC" w:rsidR="00636EFA" w:rsidRPr="00CC6009" w:rsidRDefault="00F3684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p>
        </w:tc>
      </w:tr>
      <w:tr w:rsidR="00296A2E" w:rsidRPr="00CC6009"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CC6009" w:rsidRDefault="00C3219C"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8</w:t>
            </w:r>
          </w:p>
        </w:tc>
        <w:tc>
          <w:tcPr>
            <w:tcW w:w="4320" w:type="dxa"/>
          </w:tcPr>
          <w:p w14:paraId="760A4CDB" w14:textId="68F553DA" w:rsidR="00296A2E" w:rsidRPr="00CC6009" w:rsidRDefault="00296A2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Defining current system</w:t>
            </w:r>
          </w:p>
        </w:tc>
        <w:tc>
          <w:tcPr>
            <w:tcW w:w="2880" w:type="dxa"/>
          </w:tcPr>
          <w:p w14:paraId="04337136" w14:textId="00F52299" w:rsidR="00296A2E" w:rsidRPr="00CC6009" w:rsidRDefault="00296A2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تعريف النظام الحالي</w:t>
            </w:r>
          </w:p>
        </w:tc>
        <w:tc>
          <w:tcPr>
            <w:tcW w:w="805" w:type="dxa"/>
          </w:tcPr>
          <w:p w14:paraId="448ADDA3" w14:textId="33117D74" w:rsidR="00296A2E" w:rsidRPr="00CC6009" w:rsidRDefault="00C3219C"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1.2</w:t>
            </w:r>
          </w:p>
        </w:tc>
      </w:tr>
      <w:tr w:rsidR="00730AA5" w:rsidRPr="00CC6009"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433AD766" w:rsidR="00730AA5"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8</w:t>
            </w:r>
          </w:p>
        </w:tc>
        <w:tc>
          <w:tcPr>
            <w:tcW w:w="4320" w:type="dxa"/>
          </w:tcPr>
          <w:p w14:paraId="688B4BAF" w14:textId="741EFDDA" w:rsidR="00730AA5" w:rsidRPr="00CC6009" w:rsidRDefault="00730AA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Disadvantages of current system</w:t>
            </w:r>
          </w:p>
        </w:tc>
        <w:tc>
          <w:tcPr>
            <w:tcW w:w="2880" w:type="dxa"/>
          </w:tcPr>
          <w:p w14:paraId="42E3588F" w14:textId="4DB6FBA5" w:rsidR="00730AA5" w:rsidRPr="00CC6009" w:rsidRDefault="00730AA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عيوب النظام الحالي</w:t>
            </w:r>
          </w:p>
        </w:tc>
        <w:tc>
          <w:tcPr>
            <w:tcW w:w="805" w:type="dxa"/>
          </w:tcPr>
          <w:p w14:paraId="26C93394" w14:textId="7E140AB7" w:rsidR="00730AA5" w:rsidRPr="00CC6009" w:rsidRDefault="001B0808"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1.3</w:t>
            </w:r>
          </w:p>
        </w:tc>
      </w:tr>
      <w:tr w:rsidR="00B05609" w:rsidRPr="00CC60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00194079" w:rsidR="00B05609" w:rsidRPr="00CC6009" w:rsidRDefault="00596625"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9</w:t>
            </w:r>
          </w:p>
        </w:tc>
        <w:tc>
          <w:tcPr>
            <w:tcW w:w="4320" w:type="dxa"/>
          </w:tcPr>
          <w:p w14:paraId="1726A483" w14:textId="1F9C0181" w:rsidR="00B05609" w:rsidRPr="00CC6009" w:rsidRDefault="00B0560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Administrative Structure of the company</w:t>
            </w:r>
          </w:p>
        </w:tc>
        <w:tc>
          <w:tcPr>
            <w:tcW w:w="2880" w:type="dxa"/>
          </w:tcPr>
          <w:p w14:paraId="4082016B" w14:textId="5B229242" w:rsidR="00B05609" w:rsidRPr="00CC6009" w:rsidRDefault="00B0560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الهيكل التنظيمي </w:t>
            </w:r>
            <w:r w:rsidR="00D7142B" w:rsidRPr="00CC6009">
              <w:rPr>
                <w:rFonts w:asciiTheme="majorBidi" w:hAnsiTheme="majorBidi" w:cstheme="majorBidi"/>
                <w:color w:val="000000" w:themeColor="text1"/>
                <w:sz w:val="28"/>
                <w:szCs w:val="28"/>
                <w:rtl/>
              </w:rPr>
              <w:t>ل</w:t>
            </w:r>
            <w:r w:rsidRPr="00CC6009">
              <w:rPr>
                <w:rFonts w:asciiTheme="majorBidi" w:hAnsiTheme="majorBidi" w:cstheme="majorBidi"/>
                <w:color w:val="000000" w:themeColor="text1"/>
                <w:sz w:val="28"/>
                <w:szCs w:val="28"/>
                <w:rtl/>
              </w:rPr>
              <w:t>لشركة </w:t>
            </w:r>
          </w:p>
        </w:tc>
        <w:tc>
          <w:tcPr>
            <w:tcW w:w="805" w:type="dxa"/>
          </w:tcPr>
          <w:p w14:paraId="567D38D1" w14:textId="6AFF997C" w:rsidR="00B05609" w:rsidRPr="00CC6009" w:rsidRDefault="00B542A8"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1.4</w:t>
            </w:r>
          </w:p>
        </w:tc>
      </w:tr>
      <w:tr w:rsidR="00650FD8" w:rsidRPr="00CC6009" w14:paraId="01D3250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8605CD" w14:textId="420886E4" w:rsidR="00650FD8"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9</w:t>
            </w:r>
          </w:p>
        </w:tc>
        <w:tc>
          <w:tcPr>
            <w:tcW w:w="4320" w:type="dxa"/>
          </w:tcPr>
          <w:p w14:paraId="7399432A" w14:textId="1DDC862D" w:rsidR="00650FD8" w:rsidRPr="00CC6009" w:rsidRDefault="00650FD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techniques used</w:t>
            </w:r>
          </w:p>
        </w:tc>
        <w:tc>
          <w:tcPr>
            <w:tcW w:w="2880" w:type="dxa"/>
          </w:tcPr>
          <w:p w14:paraId="59B29D37" w14:textId="64ACE54D" w:rsidR="00650FD8" w:rsidRPr="00CC6009" w:rsidRDefault="00650FD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color w:val="000000" w:themeColor="text1"/>
                <w:sz w:val="28"/>
                <w:szCs w:val="28"/>
                <w:rtl/>
              </w:rPr>
              <w:t>التقنيات</w:t>
            </w:r>
            <w:r w:rsidR="00D50AA7">
              <w:rPr>
                <w:rFonts w:asciiTheme="majorBidi" w:hAnsiTheme="majorBidi" w:cs="Times New Roman" w:hint="cs"/>
                <w:color w:val="000000" w:themeColor="text1"/>
                <w:sz w:val="28"/>
                <w:szCs w:val="28"/>
                <w:rtl/>
              </w:rPr>
              <w:t xml:space="preserve"> </w:t>
            </w:r>
            <w:r w:rsidR="00D50AA7" w:rsidRPr="00CC6009">
              <w:rPr>
                <w:rFonts w:asciiTheme="majorBidi" w:hAnsiTheme="majorBidi" w:cs="Times New Roman"/>
                <w:color w:val="000000" w:themeColor="text1"/>
                <w:sz w:val="28"/>
                <w:szCs w:val="28"/>
                <w:rtl/>
              </w:rPr>
              <w:t>المستخدمة</w:t>
            </w:r>
            <w:r w:rsidRPr="00CC6009">
              <w:rPr>
                <w:rFonts w:asciiTheme="majorBidi" w:hAnsiTheme="majorBidi" w:cstheme="majorBidi"/>
                <w:color w:val="000000" w:themeColor="text1"/>
                <w:sz w:val="28"/>
                <w:szCs w:val="28"/>
              </w:rPr>
              <w:t xml:space="preserve"> </w:t>
            </w:r>
          </w:p>
        </w:tc>
        <w:tc>
          <w:tcPr>
            <w:tcW w:w="805" w:type="dxa"/>
          </w:tcPr>
          <w:p w14:paraId="344623AB" w14:textId="04B4EE09" w:rsidR="00650FD8" w:rsidRPr="00CC6009" w:rsidRDefault="00975A7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5</w:t>
            </w:r>
          </w:p>
        </w:tc>
      </w:tr>
      <w:tr w:rsidR="001F30C9" w:rsidRPr="00CC6009" w14:paraId="64BFBC9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9F65F0F" w14:textId="12CBE41B" w:rsidR="001F30C9" w:rsidRPr="00CC6009" w:rsidRDefault="005E6E96"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10</w:t>
            </w:r>
          </w:p>
        </w:tc>
        <w:tc>
          <w:tcPr>
            <w:tcW w:w="4320" w:type="dxa"/>
          </w:tcPr>
          <w:p w14:paraId="6BA985F5" w14:textId="52D95EEB" w:rsidR="001F30C9" w:rsidRPr="00CC6009" w:rsidRDefault="001F30C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Detailed study</w:t>
            </w:r>
          </w:p>
        </w:tc>
        <w:tc>
          <w:tcPr>
            <w:tcW w:w="2880" w:type="dxa"/>
          </w:tcPr>
          <w:p w14:paraId="6184FB18" w14:textId="608FC800" w:rsidR="001F30C9" w:rsidRPr="00CC6009" w:rsidRDefault="001F30C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الدراسة التفصيلية</w:t>
            </w:r>
          </w:p>
        </w:tc>
        <w:tc>
          <w:tcPr>
            <w:tcW w:w="805" w:type="dxa"/>
          </w:tcPr>
          <w:p w14:paraId="45A1A18F" w14:textId="5D5D84B8" w:rsidR="001F30C9" w:rsidRPr="00CC6009" w:rsidRDefault="000A7BB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6</w:t>
            </w:r>
          </w:p>
        </w:tc>
      </w:tr>
      <w:tr w:rsidR="001F2745" w:rsidRPr="00CC6009" w14:paraId="7E314B7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2AFF36" w14:textId="5ED15779" w:rsidR="001F2745" w:rsidRPr="00CC6009" w:rsidRDefault="00596625"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10</w:t>
            </w:r>
          </w:p>
        </w:tc>
        <w:tc>
          <w:tcPr>
            <w:tcW w:w="4320" w:type="dxa"/>
          </w:tcPr>
          <w:p w14:paraId="1F8D8F23" w14:textId="653E0DB0" w:rsidR="001F2745" w:rsidRPr="00CC6009" w:rsidRDefault="001F274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Feasibility study</w:t>
            </w:r>
          </w:p>
        </w:tc>
        <w:tc>
          <w:tcPr>
            <w:tcW w:w="2880" w:type="dxa"/>
          </w:tcPr>
          <w:p w14:paraId="14B9075C" w14:textId="60ED2B1E" w:rsidR="001F2745" w:rsidRPr="00CC6009" w:rsidRDefault="001F274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دراسة الجدوى</w:t>
            </w:r>
          </w:p>
        </w:tc>
        <w:tc>
          <w:tcPr>
            <w:tcW w:w="805" w:type="dxa"/>
          </w:tcPr>
          <w:p w14:paraId="195C1F81" w14:textId="51E95B44" w:rsidR="001F2745" w:rsidRPr="00CC6009" w:rsidRDefault="000A7BB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7</w:t>
            </w:r>
          </w:p>
        </w:tc>
      </w:tr>
      <w:tr w:rsidR="00E747F5" w:rsidRPr="00CC6009" w14:paraId="6A276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41411E5D" w14:textId="16F27601" w:rsidR="00E747F5"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7A36AB0D" w14:textId="4C80C423" w:rsidR="00E747F5" w:rsidRPr="00CC6009" w:rsidRDefault="00C751C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Market Feasibility Study</w:t>
            </w:r>
          </w:p>
        </w:tc>
        <w:tc>
          <w:tcPr>
            <w:tcW w:w="2880" w:type="dxa"/>
          </w:tcPr>
          <w:p w14:paraId="1E4D06B0" w14:textId="7B214353" w:rsidR="00E747F5" w:rsidRPr="00CC6009" w:rsidRDefault="00F743D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السوق</w:t>
            </w:r>
            <w:r w:rsidRPr="00CC6009">
              <w:rPr>
                <w:rFonts w:asciiTheme="majorBidi" w:hAnsiTheme="majorBidi" w:cstheme="majorBidi"/>
                <w:sz w:val="28"/>
                <w:szCs w:val="28"/>
              </w:rPr>
              <w:t xml:space="preserve"> </w:t>
            </w:r>
          </w:p>
        </w:tc>
        <w:tc>
          <w:tcPr>
            <w:tcW w:w="805" w:type="dxa"/>
          </w:tcPr>
          <w:p w14:paraId="0C06563F" w14:textId="5C2A123E" w:rsidR="00E747F5" w:rsidRPr="00CC6009" w:rsidRDefault="00B82D8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7</w:t>
            </w:r>
            <w:r w:rsidRPr="00CC6009">
              <w:rPr>
                <w:rFonts w:asciiTheme="majorBidi" w:hAnsiTheme="majorBidi" w:cstheme="majorBidi"/>
                <w:sz w:val="28"/>
                <w:szCs w:val="28"/>
              </w:rPr>
              <w:t>.1</w:t>
            </w:r>
          </w:p>
        </w:tc>
      </w:tr>
      <w:tr w:rsidR="00E747F5" w:rsidRPr="00CC6009" w14:paraId="39057F4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A33167C" w14:textId="1F215F98"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64F2537C" w14:textId="343485F0" w:rsidR="00E747F5" w:rsidRPr="00CC6009" w:rsidRDefault="00B5169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Financial Feasibility Study</w:t>
            </w:r>
          </w:p>
        </w:tc>
        <w:tc>
          <w:tcPr>
            <w:tcW w:w="2880" w:type="dxa"/>
          </w:tcPr>
          <w:p w14:paraId="3F799DFA" w14:textId="32949102" w:rsidR="00E747F5" w:rsidRPr="00CC6009" w:rsidRDefault="006000D2"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المالية</w:t>
            </w:r>
            <w:r w:rsidR="00557DD7">
              <w:rPr>
                <w:rFonts w:asciiTheme="majorBidi" w:hAnsiTheme="majorBidi" w:cs="Times New Roman" w:hint="cs"/>
                <w:sz w:val="28"/>
                <w:szCs w:val="28"/>
                <w:rtl/>
              </w:rPr>
              <w:t xml:space="preserve"> </w:t>
            </w:r>
            <w:r w:rsidRPr="00CC6009">
              <w:rPr>
                <w:rFonts w:asciiTheme="majorBidi" w:hAnsiTheme="majorBidi" w:cstheme="majorBidi"/>
                <w:sz w:val="28"/>
                <w:szCs w:val="28"/>
              </w:rPr>
              <w:t xml:space="preserve"> </w:t>
            </w:r>
          </w:p>
        </w:tc>
        <w:tc>
          <w:tcPr>
            <w:tcW w:w="805" w:type="dxa"/>
          </w:tcPr>
          <w:p w14:paraId="37AE692C" w14:textId="65A3BD0F" w:rsidR="00E747F5" w:rsidRPr="00CC6009" w:rsidRDefault="00B82D8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5E6E96" w:rsidRPr="00CC6009">
              <w:rPr>
                <w:rFonts w:asciiTheme="majorBidi" w:hAnsiTheme="majorBidi" w:cstheme="majorBidi"/>
                <w:sz w:val="28"/>
                <w:szCs w:val="28"/>
              </w:rPr>
              <w:t>7</w:t>
            </w:r>
            <w:r w:rsidRPr="00CC6009">
              <w:rPr>
                <w:rFonts w:asciiTheme="majorBidi" w:hAnsiTheme="majorBidi" w:cstheme="majorBidi"/>
                <w:sz w:val="28"/>
                <w:szCs w:val="28"/>
              </w:rPr>
              <w:t>.2</w:t>
            </w:r>
          </w:p>
        </w:tc>
      </w:tr>
      <w:tr w:rsidR="00E747F5" w:rsidRPr="00CC6009" w14:paraId="76BF4BC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4779CD" w14:textId="481AD568"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50186239" w14:textId="1EB97638" w:rsidR="00E747F5" w:rsidRPr="00CC6009" w:rsidRDefault="00211D8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Legal Feasibility Study</w:t>
            </w:r>
          </w:p>
        </w:tc>
        <w:tc>
          <w:tcPr>
            <w:tcW w:w="2880" w:type="dxa"/>
          </w:tcPr>
          <w:p w14:paraId="527CF9C0" w14:textId="4D68BA5E" w:rsidR="00E747F5" w:rsidRPr="00CC6009" w:rsidRDefault="00D9637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القانونية</w:t>
            </w:r>
            <w:r w:rsidRPr="00CC6009">
              <w:rPr>
                <w:rFonts w:asciiTheme="majorBidi" w:hAnsiTheme="majorBidi" w:cstheme="majorBidi"/>
                <w:sz w:val="28"/>
                <w:szCs w:val="28"/>
              </w:rPr>
              <w:t xml:space="preserve"> </w:t>
            </w:r>
          </w:p>
        </w:tc>
        <w:tc>
          <w:tcPr>
            <w:tcW w:w="805" w:type="dxa"/>
          </w:tcPr>
          <w:p w14:paraId="1F861ACF" w14:textId="7AE5E062" w:rsidR="00E747F5" w:rsidRPr="00CC6009" w:rsidRDefault="00B82D8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5E6E96" w:rsidRPr="00CC6009">
              <w:rPr>
                <w:rFonts w:asciiTheme="majorBidi" w:hAnsiTheme="majorBidi" w:cstheme="majorBidi"/>
                <w:sz w:val="28"/>
                <w:szCs w:val="28"/>
              </w:rPr>
              <w:t>7</w:t>
            </w:r>
            <w:r w:rsidRPr="00CC6009">
              <w:rPr>
                <w:rFonts w:asciiTheme="majorBidi" w:hAnsiTheme="majorBidi" w:cstheme="majorBidi"/>
                <w:sz w:val="28"/>
                <w:szCs w:val="28"/>
              </w:rPr>
              <w:t>.3</w:t>
            </w:r>
          </w:p>
        </w:tc>
      </w:tr>
      <w:tr w:rsidR="00E747F5" w:rsidRPr="00CC6009" w14:paraId="771BC4A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D307E4" w14:textId="065838FB"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11</w:t>
            </w:r>
          </w:p>
        </w:tc>
        <w:tc>
          <w:tcPr>
            <w:tcW w:w="4320" w:type="dxa"/>
          </w:tcPr>
          <w:p w14:paraId="20E26748" w14:textId="5A8B4F2F" w:rsidR="00E747F5" w:rsidRPr="00CC6009" w:rsidRDefault="006E4E79"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Time Feasibility Study</w:t>
            </w:r>
          </w:p>
        </w:tc>
        <w:tc>
          <w:tcPr>
            <w:tcW w:w="2880" w:type="dxa"/>
          </w:tcPr>
          <w:p w14:paraId="28A10A80" w14:textId="3D426783" w:rsidR="00E747F5" w:rsidRPr="00CC6009" w:rsidRDefault="001657F9"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الزمنية</w:t>
            </w:r>
            <w:r w:rsidRPr="00CC6009">
              <w:rPr>
                <w:rFonts w:asciiTheme="majorBidi" w:hAnsiTheme="majorBidi" w:cstheme="majorBidi"/>
                <w:sz w:val="28"/>
                <w:szCs w:val="28"/>
              </w:rPr>
              <w:t xml:space="preserve"> </w:t>
            </w:r>
          </w:p>
        </w:tc>
        <w:tc>
          <w:tcPr>
            <w:tcW w:w="805" w:type="dxa"/>
          </w:tcPr>
          <w:p w14:paraId="451CA611" w14:textId="4FD00271" w:rsidR="00E747F5" w:rsidRPr="00CC6009" w:rsidRDefault="003718DF"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6A1FF5" w:rsidRPr="00CC6009">
              <w:rPr>
                <w:rFonts w:asciiTheme="majorBidi" w:hAnsiTheme="majorBidi" w:cstheme="majorBidi"/>
                <w:sz w:val="28"/>
                <w:szCs w:val="28"/>
              </w:rPr>
              <w:t>7</w:t>
            </w:r>
            <w:r w:rsidRPr="00CC6009">
              <w:rPr>
                <w:rFonts w:asciiTheme="majorBidi" w:hAnsiTheme="majorBidi" w:cstheme="majorBidi"/>
                <w:sz w:val="28"/>
                <w:szCs w:val="28"/>
              </w:rPr>
              <w:t>.4</w:t>
            </w:r>
          </w:p>
        </w:tc>
      </w:tr>
      <w:tr w:rsidR="00282B0E" w:rsidRPr="00CC6009" w14:paraId="0063AC7B"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FE0FBD5" w14:textId="7E7FD828" w:rsidR="00282B0E"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12</w:t>
            </w:r>
          </w:p>
        </w:tc>
        <w:tc>
          <w:tcPr>
            <w:tcW w:w="4320" w:type="dxa"/>
          </w:tcPr>
          <w:p w14:paraId="4529CF21" w14:textId="4C4C4731" w:rsidR="00282B0E" w:rsidRPr="00CC6009" w:rsidRDefault="00282B0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Planning phase</w:t>
            </w:r>
          </w:p>
        </w:tc>
        <w:tc>
          <w:tcPr>
            <w:tcW w:w="2880" w:type="dxa"/>
          </w:tcPr>
          <w:p w14:paraId="6FFBFA07" w14:textId="40C85DDA" w:rsidR="00282B0E" w:rsidRPr="00CC6009" w:rsidRDefault="00282B0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مرحلة التخطيط</w:t>
            </w:r>
          </w:p>
        </w:tc>
        <w:tc>
          <w:tcPr>
            <w:tcW w:w="805" w:type="dxa"/>
          </w:tcPr>
          <w:p w14:paraId="30B3E4F7" w14:textId="38FDAD42" w:rsidR="00282B0E" w:rsidRPr="00CC6009" w:rsidRDefault="00674C5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w:t>
            </w:r>
          </w:p>
        </w:tc>
      </w:tr>
      <w:tr w:rsidR="00423933" w:rsidRPr="00CC6009" w14:paraId="663E359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26555A" w14:textId="3F0A1E8C" w:rsidR="00423933"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1CA52A59" w14:textId="15BDE7BA" w:rsidR="00423933" w:rsidRPr="00CC6009" w:rsidRDefault="0042393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Proposed system</w:t>
            </w:r>
          </w:p>
        </w:tc>
        <w:tc>
          <w:tcPr>
            <w:tcW w:w="2880" w:type="dxa"/>
          </w:tcPr>
          <w:p w14:paraId="07566B35" w14:textId="69781AA6" w:rsidR="00423933" w:rsidRPr="00CC6009" w:rsidRDefault="0042393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المنظومة المقترحة</w:t>
            </w:r>
          </w:p>
        </w:tc>
        <w:tc>
          <w:tcPr>
            <w:tcW w:w="805" w:type="dxa"/>
          </w:tcPr>
          <w:p w14:paraId="195B7FB0" w14:textId="21C76B31" w:rsidR="00423933" w:rsidRPr="00CC6009" w:rsidRDefault="009A2B9E"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2.1</w:t>
            </w:r>
          </w:p>
        </w:tc>
      </w:tr>
      <w:tr w:rsidR="001F0B72" w:rsidRPr="00CC6009" w14:paraId="7EF9D07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B2100D1" w14:textId="448D0252" w:rsidR="001F0B72"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1C294132" w14:textId="512B5C75" w:rsidR="001F0B72" w:rsidRPr="00CC6009" w:rsidRDefault="001F0B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Objectives of proposed system</w:t>
            </w:r>
          </w:p>
        </w:tc>
        <w:tc>
          <w:tcPr>
            <w:tcW w:w="2880" w:type="dxa"/>
          </w:tcPr>
          <w:p w14:paraId="75B6EAE3" w14:textId="7178DE0F" w:rsidR="001F0B72" w:rsidRPr="00CC6009" w:rsidRDefault="001F0B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أهداف المنظومة المقترحة</w:t>
            </w:r>
          </w:p>
        </w:tc>
        <w:tc>
          <w:tcPr>
            <w:tcW w:w="805" w:type="dxa"/>
          </w:tcPr>
          <w:p w14:paraId="055DEA7F" w14:textId="7E4DF5F8" w:rsidR="001F0B72" w:rsidRPr="00CC6009" w:rsidRDefault="005A4F6D"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2.2</w:t>
            </w:r>
          </w:p>
        </w:tc>
      </w:tr>
      <w:tr w:rsidR="00FD2530" w:rsidRPr="00CC6009" w14:paraId="3A6D49C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CE07EC" w14:textId="14A5AC2F" w:rsidR="00FD2530"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2D12C606" w14:textId="1C6264A4" w:rsidR="00FD2530" w:rsidRPr="00CC6009" w:rsidRDefault="00FD253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Risk analysis of the system</w:t>
            </w:r>
          </w:p>
        </w:tc>
        <w:tc>
          <w:tcPr>
            <w:tcW w:w="2880" w:type="dxa"/>
          </w:tcPr>
          <w:p w14:paraId="44438D20" w14:textId="385F09D5" w:rsidR="00FD2530" w:rsidRPr="00CC6009" w:rsidRDefault="00FD253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تحليل مخاطر </w:t>
            </w:r>
            <w:r w:rsidR="005A4F6D" w:rsidRPr="00CC6009">
              <w:rPr>
                <w:rFonts w:asciiTheme="majorBidi" w:hAnsiTheme="majorBidi" w:cstheme="majorBidi"/>
                <w:color w:val="000000" w:themeColor="text1"/>
                <w:sz w:val="28"/>
                <w:szCs w:val="28"/>
                <w:rtl/>
              </w:rPr>
              <w:t>المنظومة</w:t>
            </w:r>
          </w:p>
        </w:tc>
        <w:tc>
          <w:tcPr>
            <w:tcW w:w="805" w:type="dxa"/>
          </w:tcPr>
          <w:p w14:paraId="6E89E043" w14:textId="18096DD3" w:rsidR="00FD2530" w:rsidRPr="00CC6009" w:rsidRDefault="005A4F6D"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2.3</w:t>
            </w:r>
          </w:p>
        </w:tc>
      </w:tr>
      <w:tr w:rsidR="00495A94" w:rsidRPr="00CC6009" w14:paraId="4D394F2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14042E" w14:textId="3D5B1412" w:rsidR="00495A9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14</w:t>
            </w:r>
          </w:p>
        </w:tc>
        <w:tc>
          <w:tcPr>
            <w:tcW w:w="4320" w:type="dxa"/>
          </w:tcPr>
          <w:p w14:paraId="49F14C06" w14:textId="190A6ECB" w:rsidR="00495A94" w:rsidRPr="00CC6009" w:rsidRDefault="00495A9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Project tools</w:t>
            </w:r>
          </w:p>
        </w:tc>
        <w:tc>
          <w:tcPr>
            <w:tcW w:w="2880" w:type="dxa"/>
          </w:tcPr>
          <w:p w14:paraId="48FE7100" w14:textId="1E1EAEE8" w:rsidR="00495A94" w:rsidRPr="00CC6009" w:rsidRDefault="00495A9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الادوات المستخدمة لإعداد المنظومة</w:t>
            </w:r>
          </w:p>
        </w:tc>
        <w:tc>
          <w:tcPr>
            <w:tcW w:w="805" w:type="dxa"/>
          </w:tcPr>
          <w:p w14:paraId="6441D946" w14:textId="09F85463" w:rsidR="00495A94" w:rsidRPr="00CC6009" w:rsidRDefault="00A248B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2.4</w:t>
            </w:r>
          </w:p>
        </w:tc>
      </w:tr>
      <w:tr w:rsidR="00495A94" w:rsidRPr="00CC6009" w14:paraId="13231FE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D86749" w14:textId="1FE769C6" w:rsidR="00495A9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14</w:t>
            </w:r>
          </w:p>
        </w:tc>
        <w:tc>
          <w:tcPr>
            <w:tcW w:w="4320" w:type="dxa"/>
          </w:tcPr>
          <w:p w14:paraId="31FF32F6" w14:textId="37109EEA" w:rsidR="00495A94" w:rsidRPr="00CC6009" w:rsidRDefault="000934A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Things that are delivered to the customer</w:t>
            </w:r>
          </w:p>
        </w:tc>
        <w:tc>
          <w:tcPr>
            <w:tcW w:w="2880" w:type="dxa"/>
          </w:tcPr>
          <w:p w14:paraId="2652E03C" w14:textId="2E15DE8D" w:rsidR="00495A94" w:rsidRPr="00CC6009" w:rsidRDefault="00D50AA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imes New Roman" w:hint="cs"/>
                <w:sz w:val="28"/>
                <w:szCs w:val="28"/>
                <w:rtl/>
              </w:rPr>
              <w:t xml:space="preserve">الأشياء </w:t>
            </w:r>
            <w:r w:rsidRPr="00CC6009">
              <w:rPr>
                <w:rFonts w:asciiTheme="majorBidi" w:hAnsiTheme="majorBidi" w:cs="Times New Roman"/>
                <w:sz w:val="28"/>
                <w:szCs w:val="28"/>
                <w:rtl/>
              </w:rPr>
              <w:t>التي</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يتم</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تسليمها</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للزبون</w:t>
            </w:r>
            <w:r w:rsidR="00296D97" w:rsidRPr="00CC6009">
              <w:rPr>
                <w:rFonts w:asciiTheme="majorBidi" w:hAnsiTheme="majorBidi" w:cstheme="majorBidi"/>
                <w:sz w:val="28"/>
                <w:szCs w:val="28"/>
              </w:rPr>
              <w:t xml:space="preserve"> </w:t>
            </w:r>
          </w:p>
        </w:tc>
        <w:tc>
          <w:tcPr>
            <w:tcW w:w="805" w:type="dxa"/>
          </w:tcPr>
          <w:p w14:paraId="5471219B" w14:textId="170CF501" w:rsidR="00495A94" w:rsidRPr="00CC6009" w:rsidRDefault="00A248B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2.5</w:t>
            </w:r>
          </w:p>
        </w:tc>
      </w:tr>
      <w:tr w:rsidR="00C96E74" w:rsidRPr="00CC6009" w14:paraId="7FB57DC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9F039C0" w14:textId="79FCE418" w:rsidR="00C96E7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15</w:t>
            </w:r>
          </w:p>
        </w:tc>
        <w:tc>
          <w:tcPr>
            <w:tcW w:w="4320" w:type="dxa"/>
          </w:tcPr>
          <w:p w14:paraId="6FE47362" w14:textId="517C223D" w:rsidR="00C96E74" w:rsidRPr="00CC6009" w:rsidRDefault="00C96E7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Quality characteristics</w:t>
            </w:r>
          </w:p>
        </w:tc>
        <w:tc>
          <w:tcPr>
            <w:tcW w:w="2880" w:type="dxa"/>
          </w:tcPr>
          <w:p w14:paraId="2A2B6160" w14:textId="1D189AED" w:rsidR="00C96E74" w:rsidRPr="00CC6009" w:rsidRDefault="00C96E7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خصائص الجودة</w:t>
            </w:r>
          </w:p>
        </w:tc>
        <w:tc>
          <w:tcPr>
            <w:tcW w:w="805" w:type="dxa"/>
          </w:tcPr>
          <w:p w14:paraId="5D437392" w14:textId="76F25EA7" w:rsidR="00C96E74" w:rsidRPr="00CC6009" w:rsidRDefault="00A7086F"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2.6</w:t>
            </w:r>
          </w:p>
        </w:tc>
      </w:tr>
      <w:tr w:rsidR="0055165F" w:rsidRPr="00CC6009" w14:paraId="7735B66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4EC88C" w14:textId="68B51518" w:rsidR="0055165F"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16</w:t>
            </w:r>
          </w:p>
        </w:tc>
        <w:tc>
          <w:tcPr>
            <w:tcW w:w="4320" w:type="dxa"/>
          </w:tcPr>
          <w:p w14:paraId="7C70664B" w14:textId="4EF573B8" w:rsidR="0055165F" w:rsidRPr="00CC6009" w:rsidRDefault="00551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Analysis phase</w:t>
            </w:r>
          </w:p>
        </w:tc>
        <w:tc>
          <w:tcPr>
            <w:tcW w:w="2880" w:type="dxa"/>
          </w:tcPr>
          <w:p w14:paraId="7F11375D" w14:textId="4BA8CB46" w:rsidR="0055165F" w:rsidRPr="00CC6009" w:rsidRDefault="00551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مرحلة التحليل</w:t>
            </w:r>
          </w:p>
        </w:tc>
        <w:tc>
          <w:tcPr>
            <w:tcW w:w="805" w:type="dxa"/>
          </w:tcPr>
          <w:p w14:paraId="5285EF2F" w14:textId="310A81C6" w:rsidR="0055165F" w:rsidRPr="00CC6009" w:rsidRDefault="00741A4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w:t>
            </w:r>
          </w:p>
        </w:tc>
      </w:tr>
      <w:tr w:rsidR="00681EA8" w:rsidRPr="00CC6009" w14:paraId="08AE49A5" w14:textId="77777777" w:rsidTr="00A7578B">
        <w:tc>
          <w:tcPr>
            <w:cnfStyle w:val="001000000000" w:firstRow="0" w:lastRow="0" w:firstColumn="1" w:lastColumn="0" w:oddVBand="0" w:evenVBand="0" w:oddHBand="0" w:evenHBand="0" w:firstRowFirstColumn="0" w:firstRowLastColumn="0" w:lastRowFirstColumn="0" w:lastRowLastColumn="0"/>
            <w:tcW w:w="1345" w:type="dxa"/>
          </w:tcPr>
          <w:p w14:paraId="76CE76FC" w14:textId="42E99010" w:rsidR="00681EA8"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17</w:t>
            </w:r>
          </w:p>
        </w:tc>
        <w:tc>
          <w:tcPr>
            <w:tcW w:w="4320" w:type="dxa"/>
          </w:tcPr>
          <w:p w14:paraId="69B7A99D" w14:textId="0196190E" w:rsidR="00681EA8" w:rsidRPr="00CC6009" w:rsidRDefault="006E11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Objectives of analysis phase</w:t>
            </w:r>
          </w:p>
        </w:tc>
        <w:tc>
          <w:tcPr>
            <w:tcW w:w="2880" w:type="dxa"/>
            <w:vAlign w:val="center"/>
          </w:tcPr>
          <w:p w14:paraId="45F2E6D8" w14:textId="2999BAEA" w:rsidR="00681EA8" w:rsidRPr="00CC6009" w:rsidRDefault="00681EA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أهداف مرحلة التحليل</w:t>
            </w:r>
          </w:p>
        </w:tc>
        <w:tc>
          <w:tcPr>
            <w:tcW w:w="805" w:type="dxa"/>
          </w:tcPr>
          <w:p w14:paraId="128EBB26" w14:textId="1A5D51FB" w:rsidR="00681EA8" w:rsidRPr="00CC6009" w:rsidRDefault="00F00BC3"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3.1</w:t>
            </w:r>
          </w:p>
        </w:tc>
      </w:tr>
      <w:tr w:rsidR="00681EA8" w:rsidRPr="00CC6009" w14:paraId="7741563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4E17EB0" w14:textId="127E48DD" w:rsidR="00681EA8" w:rsidRPr="00CC6009" w:rsidRDefault="001F0444"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17</w:t>
            </w:r>
          </w:p>
        </w:tc>
        <w:tc>
          <w:tcPr>
            <w:tcW w:w="4320" w:type="dxa"/>
          </w:tcPr>
          <w:p w14:paraId="69C6011F" w14:textId="1DF0CB75" w:rsidR="00681EA8" w:rsidRPr="00CC6009" w:rsidRDefault="008321F6"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Methods of Data Collection</w:t>
            </w:r>
          </w:p>
        </w:tc>
        <w:tc>
          <w:tcPr>
            <w:tcW w:w="2880" w:type="dxa"/>
          </w:tcPr>
          <w:p w14:paraId="6C2604A2" w14:textId="36A15D8D" w:rsidR="00681EA8" w:rsidRPr="00CC6009" w:rsidRDefault="009A6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طرق</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وأساليب</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جمع</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098CBD28" w14:textId="66A61731" w:rsidR="00681EA8" w:rsidRPr="00CC6009" w:rsidRDefault="00180D53"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w:t>
            </w:r>
          </w:p>
        </w:tc>
      </w:tr>
      <w:tr w:rsidR="00681EA8" w:rsidRPr="00CC6009" w14:paraId="2D15475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E169441" w14:textId="6933E9F6"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13423BCC" w14:textId="1D2F9AE8" w:rsidR="00681EA8" w:rsidRPr="00CC6009" w:rsidRDefault="003032E0"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General search</w:t>
            </w:r>
          </w:p>
        </w:tc>
        <w:tc>
          <w:tcPr>
            <w:tcW w:w="2880" w:type="dxa"/>
          </w:tcPr>
          <w:p w14:paraId="6EFCC973" w14:textId="3C63D8C2" w:rsidR="00681EA8" w:rsidRPr="00CC6009" w:rsidRDefault="00203CD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البحث</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العام</w:t>
            </w:r>
            <w:r w:rsidRPr="00CC6009">
              <w:rPr>
                <w:rFonts w:asciiTheme="majorBidi" w:hAnsiTheme="majorBidi" w:cstheme="majorBidi"/>
                <w:sz w:val="28"/>
                <w:szCs w:val="28"/>
              </w:rPr>
              <w:t xml:space="preserve"> </w:t>
            </w:r>
          </w:p>
        </w:tc>
        <w:tc>
          <w:tcPr>
            <w:tcW w:w="805" w:type="dxa"/>
          </w:tcPr>
          <w:p w14:paraId="72C93C25" w14:textId="0B16F038" w:rsidR="00681EA8" w:rsidRPr="00CC6009" w:rsidRDefault="00180D53"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3.2.1</w:t>
            </w:r>
          </w:p>
        </w:tc>
      </w:tr>
      <w:tr w:rsidR="00180D53" w:rsidRPr="00CC6009" w14:paraId="16F2464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66EE0A" w14:textId="5AECBED3" w:rsidR="00180D53"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lastRenderedPageBreak/>
              <w:t>18</w:t>
            </w:r>
          </w:p>
        </w:tc>
        <w:tc>
          <w:tcPr>
            <w:tcW w:w="4320" w:type="dxa"/>
          </w:tcPr>
          <w:p w14:paraId="36C6DF82" w14:textId="781FA5E0" w:rsidR="00180D53" w:rsidRPr="00CC6009" w:rsidRDefault="0011142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Internet search</w:t>
            </w:r>
          </w:p>
        </w:tc>
        <w:tc>
          <w:tcPr>
            <w:tcW w:w="2880" w:type="dxa"/>
          </w:tcPr>
          <w:p w14:paraId="06794B08" w14:textId="56F6C796" w:rsidR="00180D53" w:rsidRPr="00CC6009" w:rsidRDefault="003D0A7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البحث</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عبر الانترنت</w:t>
            </w:r>
            <w:r w:rsidRPr="00CC6009">
              <w:rPr>
                <w:rFonts w:asciiTheme="majorBidi" w:hAnsiTheme="majorBidi" w:cstheme="majorBidi"/>
                <w:sz w:val="28"/>
                <w:szCs w:val="28"/>
              </w:rPr>
              <w:t xml:space="preserve"> </w:t>
            </w:r>
          </w:p>
        </w:tc>
        <w:tc>
          <w:tcPr>
            <w:tcW w:w="805" w:type="dxa"/>
          </w:tcPr>
          <w:p w14:paraId="76402C59" w14:textId="02275A64" w:rsidR="00180D53" w:rsidRPr="00CC6009" w:rsidRDefault="003D0A7F"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3.2.2</w:t>
            </w:r>
          </w:p>
        </w:tc>
      </w:tr>
      <w:tr w:rsidR="00681EA8" w:rsidRPr="00CC6009" w14:paraId="36DD8D2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2D22AD" w14:textId="00541B30"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67980855" w14:textId="35190231" w:rsidR="00681EA8" w:rsidRPr="00CC6009" w:rsidRDefault="00F75170"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Previewing similar systems</w:t>
            </w:r>
          </w:p>
        </w:tc>
        <w:tc>
          <w:tcPr>
            <w:tcW w:w="2880" w:type="dxa"/>
          </w:tcPr>
          <w:p w14:paraId="4E849BA4" w14:textId="42D7E335" w:rsidR="00681EA8" w:rsidRPr="00CC6009" w:rsidRDefault="006D5AB4" w:rsidP="001E4027">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الاطلاع</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على</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منظومات</w:t>
            </w:r>
            <w:r w:rsidR="00E910AF">
              <w:rPr>
                <w:rFonts w:asciiTheme="majorBidi" w:hAnsiTheme="majorBidi" w:cs="Times New Roman" w:hint="cs"/>
                <w:sz w:val="28"/>
                <w:szCs w:val="28"/>
                <w:rtl/>
              </w:rPr>
              <w:t xml:space="preserve"> </w:t>
            </w:r>
            <w:r w:rsidRPr="00CC6009">
              <w:rPr>
                <w:rFonts w:asciiTheme="majorBidi" w:hAnsiTheme="majorBidi" w:cstheme="majorBidi"/>
                <w:sz w:val="28"/>
                <w:szCs w:val="28"/>
              </w:rPr>
              <w:t xml:space="preserve"> </w:t>
            </w:r>
            <w:r w:rsidR="001E4027" w:rsidRPr="001E4027">
              <w:rPr>
                <w:rFonts w:asciiTheme="majorBidi" w:hAnsiTheme="majorBidi" w:cs="Times New Roman" w:hint="cs"/>
                <w:color w:val="FF0000"/>
                <w:sz w:val="28"/>
                <w:szCs w:val="28"/>
                <w:rtl/>
              </w:rPr>
              <w:t>ال</w:t>
            </w:r>
            <w:r w:rsidRPr="00CC6009">
              <w:rPr>
                <w:rFonts w:asciiTheme="majorBidi" w:hAnsiTheme="majorBidi" w:cs="Times New Roman"/>
                <w:sz w:val="28"/>
                <w:szCs w:val="28"/>
                <w:rtl/>
              </w:rPr>
              <w:t>مشابهة</w:t>
            </w:r>
          </w:p>
        </w:tc>
        <w:tc>
          <w:tcPr>
            <w:tcW w:w="805" w:type="dxa"/>
          </w:tcPr>
          <w:p w14:paraId="5053B898" w14:textId="16C77636" w:rsidR="00681EA8" w:rsidRPr="00CC6009" w:rsidRDefault="00D128F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3.2.3</w:t>
            </w:r>
          </w:p>
        </w:tc>
      </w:tr>
      <w:tr w:rsidR="00681EA8" w:rsidRPr="00CC6009" w14:paraId="1B9D6B7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D56095" w14:textId="64845062"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1DE6EE33" w14:textId="37D6E59A" w:rsidR="00681EA8" w:rsidRPr="00CC6009" w:rsidRDefault="00AE563B"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Direct observation</w:t>
            </w:r>
          </w:p>
        </w:tc>
        <w:tc>
          <w:tcPr>
            <w:tcW w:w="2880" w:type="dxa"/>
          </w:tcPr>
          <w:p w14:paraId="3F4CEB9A" w14:textId="6D6C1243" w:rsidR="00681EA8" w:rsidRPr="00CC6009" w:rsidRDefault="00C858B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الملاحظة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المباشرة</w:t>
            </w:r>
            <w:r w:rsidRPr="00CC6009">
              <w:rPr>
                <w:rFonts w:asciiTheme="majorBidi" w:hAnsiTheme="majorBidi" w:cstheme="majorBidi"/>
                <w:sz w:val="28"/>
                <w:szCs w:val="28"/>
              </w:rPr>
              <w:t xml:space="preserve"> </w:t>
            </w:r>
          </w:p>
        </w:tc>
        <w:tc>
          <w:tcPr>
            <w:tcW w:w="805" w:type="dxa"/>
          </w:tcPr>
          <w:p w14:paraId="04F73AF5" w14:textId="4666450B" w:rsidR="00681EA8" w:rsidRPr="00CC6009" w:rsidRDefault="00D128F5"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3.2.4</w:t>
            </w:r>
          </w:p>
        </w:tc>
      </w:tr>
      <w:tr w:rsidR="00681EA8" w:rsidRPr="00CC6009" w14:paraId="3DADD18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B36FF54" w14:textId="3A219AAF"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19</w:t>
            </w:r>
          </w:p>
        </w:tc>
        <w:tc>
          <w:tcPr>
            <w:tcW w:w="4320" w:type="dxa"/>
          </w:tcPr>
          <w:p w14:paraId="47EE0678" w14:textId="3BE3CE48" w:rsidR="00681EA8" w:rsidRPr="00CC6009" w:rsidRDefault="00EA1B9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Requirement analysis</w:t>
            </w:r>
          </w:p>
        </w:tc>
        <w:tc>
          <w:tcPr>
            <w:tcW w:w="2880" w:type="dxa"/>
          </w:tcPr>
          <w:p w14:paraId="117AF1FA" w14:textId="2BD59648" w:rsidR="00681EA8" w:rsidRPr="00CC6009" w:rsidRDefault="005661C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تحليل</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المتطلبات</w:t>
            </w:r>
            <w:r w:rsidRPr="00CC6009">
              <w:rPr>
                <w:rFonts w:asciiTheme="majorBidi" w:hAnsiTheme="majorBidi" w:cstheme="majorBidi"/>
                <w:sz w:val="28"/>
                <w:szCs w:val="28"/>
              </w:rPr>
              <w:t xml:space="preserve"> </w:t>
            </w:r>
          </w:p>
        </w:tc>
        <w:tc>
          <w:tcPr>
            <w:tcW w:w="805" w:type="dxa"/>
          </w:tcPr>
          <w:p w14:paraId="34A1C921" w14:textId="3625F9BE" w:rsidR="00681EA8" w:rsidRPr="00CC6009" w:rsidRDefault="00D128F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3.3</w:t>
            </w:r>
          </w:p>
        </w:tc>
      </w:tr>
      <w:tr w:rsidR="00681EA8" w:rsidRPr="00CC6009" w14:paraId="77D802D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52536E" w14:textId="2B8D255B"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19</w:t>
            </w:r>
          </w:p>
        </w:tc>
        <w:tc>
          <w:tcPr>
            <w:tcW w:w="4320" w:type="dxa"/>
          </w:tcPr>
          <w:p w14:paraId="2D578555" w14:textId="21AEF398" w:rsidR="00681EA8" w:rsidRPr="00CC6009" w:rsidRDefault="00850D2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DFDData flow diagram</w:t>
            </w:r>
          </w:p>
        </w:tc>
        <w:tc>
          <w:tcPr>
            <w:tcW w:w="2880" w:type="dxa"/>
          </w:tcPr>
          <w:p w14:paraId="11A2EB78" w14:textId="25F6C484" w:rsidR="00681EA8" w:rsidRPr="00CC6009" w:rsidRDefault="00D80E1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مخطط</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انسياب</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3230090D" w14:textId="7221A510" w:rsidR="00681EA8" w:rsidRPr="00CC6009" w:rsidRDefault="00271134"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3.3.1</w:t>
            </w:r>
          </w:p>
        </w:tc>
      </w:tr>
      <w:tr w:rsidR="00681EA8" w:rsidRPr="00CC6009" w14:paraId="2CDFBA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57D1DCE" w14:textId="45163209"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29</w:t>
            </w:r>
          </w:p>
        </w:tc>
        <w:tc>
          <w:tcPr>
            <w:tcW w:w="4320" w:type="dxa"/>
          </w:tcPr>
          <w:p w14:paraId="7BED238D" w14:textId="5A92B00C" w:rsidR="00681EA8" w:rsidRPr="00CC6009" w:rsidRDefault="00F47776"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 phase</w:t>
            </w:r>
          </w:p>
        </w:tc>
        <w:tc>
          <w:tcPr>
            <w:tcW w:w="2880" w:type="dxa"/>
          </w:tcPr>
          <w:p w14:paraId="5379CF82" w14:textId="58FF9AD3" w:rsidR="00681EA8" w:rsidRPr="00CC6009" w:rsidRDefault="00843E05"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التصميم</w:t>
            </w:r>
            <w:r w:rsidRPr="00CC6009">
              <w:rPr>
                <w:rFonts w:asciiTheme="majorBidi" w:hAnsiTheme="majorBidi" w:cstheme="majorBidi"/>
                <w:sz w:val="28"/>
                <w:szCs w:val="28"/>
              </w:rPr>
              <w:t xml:space="preserve"> </w:t>
            </w:r>
          </w:p>
        </w:tc>
        <w:tc>
          <w:tcPr>
            <w:tcW w:w="805" w:type="dxa"/>
          </w:tcPr>
          <w:p w14:paraId="031A8EAA" w14:textId="1C73737F" w:rsidR="00681EA8" w:rsidRPr="00CC6009" w:rsidRDefault="003E391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w:t>
            </w:r>
          </w:p>
        </w:tc>
      </w:tr>
      <w:tr w:rsidR="00681EA8" w:rsidRPr="00CC6009" w14:paraId="403834B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735DC0" w14:textId="63CB84DC"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30</w:t>
            </w:r>
          </w:p>
        </w:tc>
        <w:tc>
          <w:tcPr>
            <w:tcW w:w="4320" w:type="dxa"/>
          </w:tcPr>
          <w:p w14:paraId="4CE04D51" w14:textId="3215A937" w:rsidR="00681EA8" w:rsidRPr="00CC6009" w:rsidRDefault="0080107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About the design stage</w:t>
            </w:r>
          </w:p>
        </w:tc>
        <w:tc>
          <w:tcPr>
            <w:tcW w:w="2880" w:type="dxa"/>
          </w:tcPr>
          <w:p w14:paraId="5402E99A" w14:textId="1C217F2C" w:rsidR="00681EA8" w:rsidRPr="00CC6009" w:rsidRDefault="00BE0D5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نبذة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عن</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المرحلة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التصميمية</w:t>
            </w:r>
            <w:r w:rsidRPr="00CC6009">
              <w:rPr>
                <w:rFonts w:asciiTheme="majorBidi" w:hAnsiTheme="majorBidi" w:cstheme="majorBidi"/>
                <w:sz w:val="28"/>
                <w:szCs w:val="28"/>
              </w:rPr>
              <w:t xml:space="preserve"> </w:t>
            </w:r>
          </w:p>
        </w:tc>
        <w:tc>
          <w:tcPr>
            <w:tcW w:w="805" w:type="dxa"/>
          </w:tcPr>
          <w:p w14:paraId="0EC8963C" w14:textId="5322712C" w:rsidR="00681EA8" w:rsidRPr="00CC6009" w:rsidRDefault="003E391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4.1</w:t>
            </w:r>
          </w:p>
        </w:tc>
      </w:tr>
      <w:tr w:rsidR="00681EA8" w:rsidRPr="00CC6009" w14:paraId="31CE489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0D434FB" w14:textId="1ABD6BF1"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30</w:t>
            </w:r>
          </w:p>
        </w:tc>
        <w:tc>
          <w:tcPr>
            <w:tcW w:w="4320" w:type="dxa"/>
          </w:tcPr>
          <w:p w14:paraId="0801515C" w14:textId="4125683F" w:rsidR="00681EA8" w:rsidRPr="00CC6009" w:rsidRDefault="000B0BF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Designing database</w:t>
            </w:r>
          </w:p>
        </w:tc>
        <w:tc>
          <w:tcPr>
            <w:tcW w:w="2880" w:type="dxa"/>
          </w:tcPr>
          <w:p w14:paraId="359AF789" w14:textId="54D27BB8" w:rsidR="00681EA8" w:rsidRPr="00CC6009" w:rsidRDefault="00FE20F7"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قاعدة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151716B1" w14:textId="49DA98C4" w:rsidR="00681EA8" w:rsidRPr="00CC6009" w:rsidRDefault="00205ED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w:t>
            </w:r>
          </w:p>
        </w:tc>
      </w:tr>
      <w:tr w:rsidR="00681EA8" w:rsidRPr="00CC6009" w14:paraId="5B0DA35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3F84747" w14:textId="0E833D8C"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31</w:t>
            </w:r>
          </w:p>
        </w:tc>
        <w:tc>
          <w:tcPr>
            <w:tcW w:w="4320" w:type="dxa"/>
          </w:tcPr>
          <w:p w14:paraId="56D34D47" w14:textId="403E2686" w:rsidR="00681EA8" w:rsidRPr="00CC6009" w:rsidRDefault="00CA357C"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Data dictionary</w:t>
            </w:r>
          </w:p>
        </w:tc>
        <w:tc>
          <w:tcPr>
            <w:tcW w:w="2880" w:type="dxa"/>
          </w:tcPr>
          <w:p w14:paraId="03487882" w14:textId="171C815A" w:rsidR="00681EA8" w:rsidRPr="00CC6009" w:rsidRDefault="00C35FC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قاموس</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0E43D34B" w14:textId="34723747" w:rsidR="00681EA8" w:rsidRPr="00CC6009" w:rsidRDefault="00205ED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4.2.1</w:t>
            </w:r>
          </w:p>
        </w:tc>
      </w:tr>
      <w:tr w:rsidR="00681EA8" w:rsidRPr="00CC6009" w14:paraId="34D3297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5EDCFCD" w14:textId="4277E560"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31</w:t>
            </w:r>
          </w:p>
        </w:tc>
        <w:tc>
          <w:tcPr>
            <w:tcW w:w="4320" w:type="dxa"/>
          </w:tcPr>
          <w:p w14:paraId="0F499151" w14:textId="36BE5C4D" w:rsidR="00681EA8" w:rsidRPr="00CC6009" w:rsidRDefault="00C9513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Database tables</w:t>
            </w:r>
          </w:p>
        </w:tc>
        <w:tc>
          <w:tcPr>
            <w:tcW w:w="2880" w:type="dxa"/>
          </w:tcPr>
          <w:p w14:paraId="1458797D" w14:textId="67476F40" w:rsidR="00681EA8" w:rsidRPr="00CC6009" w:rsidRDefault="00B632AF"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جداول</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قاعدة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21397891" w14:textId="14FE8B0C" w:rsidR="00681EA8" w:rsidRPr="00CC6009" w:rsidRDefault="00B8172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4.2.2</w:t>
            </w:r>
          </w:p>
        </w:tc>
      </w:tr>
      <w:tr w:rsidR="00681EA8" w:rsidRPr="00CC6009" w14:paraId="4E21C8A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E4640C" w14:textId="378F0B56"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38</w:t>
            </w:r>
          </w:p>
        </w:tc>
        <w:tc>
          <w:tcPr>
            <w:tcW w:w="4320" w:type="dxa"/>
          </w:tcPr>
          <w:p w14:paraId="02DEDACF" w14:textId="45E01B85" w:rsidR="00681EA8" w:rsidRPr="00CC6009" w:rsidRDefault="001B20BB"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Process design</w:t>
            </w:r>
          </w:p>
        </w:tc>
        <w:tc>
          <w:tcPr>
            <w:tcW w:w="2880" w:type="dxa"/>
          </w:tcPr>
          <w:p w14:paraId="3A7CDE63" w14:textId="5A506CEB" w:rsidR="00681EA8" w:rsidRPr="00CC6009" w:rsidRDefault="005531E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العمليات</w:t>
            </w:r>
            <w:r w:rsidRPr="00CC6009">
              <w:rPr>
                <w:rFonts w:asciiTheme="majorBidi" w:hAnsiTheme="majorBidi" w:cstheme="majorBidi"/>
                <w:sz w:val="28"/>
                <w:szCs w:val="28"/>
              </w:rPr>
              <w:t xml:space="preserve"> </w:t>
            </w:r>
          </w:p>
        </w:tc>
        <w:tc>
          <w:tcPr>
            <w:tcW w:w="805" w:type="dxa"/>
          </w:tcPr>
          <w:p w14:paraId="636C55BB" w14:textId="2170DFD7" w:rsidR="00681EA8" w:rsidRPr="00CC6009" w:rsidRDefault="00CF283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4.3</w:t>
            </w:r>
          </w:p>
        </w:tc>
      </w:tr>
      <w:tr w:rsidR="00681EA8" w:rsidRPr="00CC6009" w14:paraId="0E14E08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C6B53AA" w14:textId="10E23034"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38</w:t>
            </w:r>
          </w:p>
        </w:tc>
        <w:tc>
          <w:tcPr>
            <w:tcW w:w="4320" w:type="dxa"/>
          </w:tcPr>
          <w:p w14:paraId="3C75895C" w14:textId="3E9A16C5" w:rsidR="00681EA8" w:rsidRPr="00CC6009" w:rsidRDefault="00776C6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UCDUse-case diagram</w:t>
            </w:r>
          </w:p>
        </w:tc>
        <w:tc>
          <w:tcPr>
            <w:tcW w:w="2880" w:type="dxa"/>
          </w:tcPr>
          <w:p w14:paraId="042357C8" w14:textId="2CA56CA5" w:rsidR="00681EA8" w:rsidRPr="00CC6009" w:rsidRDefault="00FE57DF"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مخطط</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حالة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الاستخدام</w:t>
            </w:r>
            <w:r w:rsidRPr="00CC6009">
              <w:rPr>
                <w:rFonts w:asciiTheme="majorBidi" w:hAnsiTheme="majorBidi" w:cstheme="majorBidi"/>
                <w:sz w:val="28"/>
                <w:szCs w:val="28"/>
              </w:rPr>
              <w:t xml:space="preserve"> </w:t>
            </w:r>
          </w:p>
        </w:tc>
        <w:tc>
          <w:tcPr>
            <w:tcW w:w="805" w:type="dxa"/>
          </w:tcPr>
          <w:p w14:paraId="5AEB4076" w14:textId="7E119B4C" w:rsidR="00681EA8" w:rsidRPr="00CC6009" w:rsidRDefault="00CF2830"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4.3.1</w:t>
            </w:r>
          </w:p>
        </w:tc>
      </w:tr>
      <w:tr w:rsidR="00681EA8" w:rsidRPr="00CC6009" w14:paraId="6411BB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18C8F" w14:textId="23810BA3"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46</w:t>
            </w:r>
          </w:p>
        </w:tc>
        <w:tc>
          <w:tcPr>
            <w:tcW w:w="4320" w:type="dxa"/>
          </w:tcPr>
          <w:p w14:paraId="314A36D2" w14:textId="150BFD4A" w:rsidR="00681EA8" w:rsidRPr="00CC6009" w:rsidRDefault="00B0410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Designing user interface</w:t>
            </w:r>
          </w:p>
        </w:tc>
        <w:tc>
          <w:tcPr>
            <w:tcW w:w="2880" w:type="dxa"/>
          </w:tcPr>
          <w:p w14:paraId="0725ED49" w14:textId="4EA5383F" w:rsidR="00681EA8" w:rsidRPr="00CC6009" w:rsidRDefault="00B0467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واجهة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المستخدم</w:t>
            </w:r>
            <w:r w:rsidRPr="00CC6009">
              <w:rPr>
                <w:rFonts w:asciiTheme="majorBidi" w:hAnsiTheme="majorBidi" w:cstheme="majorBidi"/>
                <w:sz w:val="28"/>
                <w:szCs w:val="28"/>
              </w:rPr>
              <w:t xml:space="preserve"> </w:t>
            </w:r>
          </w:p>
        </w:tc>
        <w:tc>
          <w:tcPr>
            <w:tcW w:w="805" w:type="dxa"/>
          </w:tcPr>
          <w:p w14:paraId="550CB893" w14:textId="46CA14B6" w:rsidR="00681EA8" w:rsidRPr="00CC6009" w:rsidRDefault="00635256"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w:t>
            </w:r>
            <w:r w:rsidR="00FE5FED" w:rsidRPr="00CC6009">
              <w:rPr>
                <w:rFonts w:asciiTheme="majorBidi" w:hAnsiTheme="majorBidi" w:cstheme="majorBidi"/>
                <w:sz w:val="28"/>
                <w:szCs w:val="28"/>
              </w:rPr>
              <w:t>.4</w:t>
            </w:r>
          </w:p>
        </w:tc>
      </w:tr>
      <w:tr w:rsidR="00681EA8" w:rsidRPr="00CC6009" w14:paraId="546DF9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536409" w14:textId="16E4A459"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54</w:t>
            </w:r>
          </w:p>
        </w:tc>
        <w:tc>
          <w:tcPr>
            <w:tcW w:w="4320" w:type="dxa"/>
          </w:tcPr>
          <w:p w14:paraId="4C318503" w14:textId="0862A9EA" w:rsidR="00681EA8" w:rsidRPr="00CC6009" w:rsidRDefault="001E705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Testing Phase</w:t>
            </w:r>
          </w:p>
        </w:tc>
        <w:tc>
          <w:tcPr>
            <w:tcW w:w="2880" w:type="dxa"/>
          </w:tcPr>
          <w:p w14:paraId="22C89278" w14:textId="543C8DC0" w:rsidR="00681EA8" w:rsidRPr="00CC6009" w:rsidRDefault="00AA0B41"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الاختبار</w:t>
            </w:r>
            <w:r w:rsidRPr="00CC6009">
              <w:rPr>
                <w:rFonts w:asciiTheme="majorBidi" w:hAnsiTheme="majorBidi" w:cstheme="majorBidi"/>
                <w:sz w:val="28"/>
                <w:szCs w:val="28"/>
              </w:rPr>
              <w:t xml:space="preserve"> </w:t>
            </w:r>
          </w:p>
        </w:tc>
        <w:tc>
          <w:tcPr>
            <w:tcW w:w="805" w:type="dxa"/>
          </w:tcPr>
          <w:p w14:paraId="03A7B8EC" w14:textId="2C5FFFD7" w:rsidR="00681EA8" w:rsidRPr="00CC6009" w:rsidRDefault="0016051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w:t>
            </w:r>
          </w:p>
        </w:tc>
      </w:tr>
      <w:tr w:rsidR="00681EA8" w:rsidRPr="00CC6009" w14:paraId="0363973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C33AB2" w14:textId="20D83567"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3DAF9009" w14:textId="7458DC81" w:rsidR="00681EA8" w:rsidRPr="00CC6009" w:rsidRDefault="00A06CF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Module Test</w:t>
            </w:r>
          </w:p>
        </w:tc>
        <w:tc>
          <w:tcPr>
            <w:tcW w:w="2880" w:type="dxa"/>
          </w:tcPr>
          <w:p w14:paraId="13358D27" w14:textId="14BF41D2" w:rsidR="00681EA8" w:rsidRPr="00CC6009" w:rsidRDefault="000414D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الجزء</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البرمجي</w:t>
            </w:r>
            <w:r w:rsidRPr="00CC6009">
              <w:rPr>
                <w:rFonts w:asciiTheme="majorBidi" w:hAnsiTheme="majorBidi" w:cstheme="majorBidi"/>
                <w:sz w:val="28"/>
                <w:szCs w:val="28"/>
              </w:rPr>
              <w:t xml:space="preserve"> </w:t>
            </w:r>
          </w:p>
        </w:tc>
        <w:tc>
          <w:tcPr>
            <w:tcW w:w="805" w:type="dxa"/>
          </w:tcPr>
          <w:p w14:paraId="0874C985" w14:textId="722E7881" w:rsidR="00681EA8" w:rsidRPr="00CC6009" w:rsidRDefault="00A637E7"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5.1</w:t>
            </w:r>
          </w:p>
        </w:tc>
      </w:tr>
      <w:tr w:rsidR="00681EA8" w:rsidRPr="00CC6009" w14:paraId="6EE07AF7"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8E4C0C" w14:textId="5E3B37D1"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1C08176B" w14:textId="63ED72C9" w:rsidR="00681EA8" w:rsidRPr="00CC6009" w:rsidRDefault="002264E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Integration Test</w:t>
            </w:r>
          </w:p>
        </w:tc>
        <w:tc>
          <w:tcPr>
            <w:tcW w:w="2880" w:type="dxa"/>
          </w:tcPr>
          <w:p w14:paraId="7D771A0A" w14:textId="565AC48F" w:rsidR="00681EA8" w:rsidRPr="00CC6009" w:rsidRDefault="003A5153"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التكامل</w:t>
            </w:r>
            <w:r w:rsidRPr="00CC6009">
              <w:rPr>
                <w:rFonts w:asciiTheme="majorBidi" w:hAnsiTheme="majorBidi" w:cstheme="majorBidi"/>
                <w:sz w:val="28"/>
                <w:szCs w:val="28"/>
              </w:rPr>
              <w:t xml:space="preserve"> </w:t>
            </w:r>
          </w:p>
        </w:tc>
        <w:tc>
          <w:tcPr>
            <w:tcW w:w="805" w:type="dxa"/>
          </w:tcPr>
          <w:p w14:paraId="5D2EFE59" w14:textId="29734F77" w:rsidR="00681EA8" w:rsidRPr="00CC6009" w:rsidRDefault="00A637E7"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5.2</w:t>
            </w:r>
          </w:p>
        </w:tc>
      </w:tr>
      <w:tr w:rsidR="00681EA8" w:rsidRPr="00CC6009" w14:paraId="141F0A5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030627" w14:textId="4D9265A4"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27100B2B" w14:textId="5C3997D4" w:rsidR="00681EA8" w:rsidRPr="00CC6009" w:rsidRDefault="002A271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System Test</w:t>
            </w:r>
          </w:p>
        </w:tc>
        <w:tc>
          <w:tcPr>
            <w:tcW w:w="2880" w:type="dxa"/>
          </w:tcPr>
          <w:p w14:paraId="2D8933FC" w14:textId="0C4AD0F7" w:rsidR="00681EA8" w:rsidRPr="00CC6009" w:rsidRDefault="001140E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النظام</w:t>
            </w:r>
            <w:r w:rsidRPr="00CC6009">
              <w:rPr>
                <w:rFonts w:asciiTheme="majorBidi" w:hAnsiTheme="majorBidi" w:cstheme="majorBidi"/>
                <w:sz w:val="28"/>
                <w:szCs w:val="28"/>
              </w:rPr>
              <w:t xml:space="preserve"> </w:t>
            </w:r>
          </w:p>
        </w:tc>
        <w:tc>
          <w:tcPr>
            <w:tcW w:w="805" w:type="dxa"/>
          </w:tcPr>
          <w:p w14:paraId="039C0957" w14:textId="2718925E" w:rsidR="00681EA8" w:rsidRPr="00CC6009" w:rsidRDefault="00A637E7"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5.3</w:t>
            </w:r>
          </w:p>
        </w:tc>
      </w:tr>
      <w:tr w:rsidR="00681EA8" w:rsidRPr="00CC6009" w14:paraId="2697A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CF0E28" w14:textId="534104DF"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085EDD4A" w14:textId="75390036" w:rsidR="00681EA8" w:rsidRPr="00CC6009" w:rsidRDefault="00650FD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 Test</w:t>
            </w:r>
          </w:p>
        </w:tc>
        <w:tc>
          <w:tcPr>
            <w:tcW w:w="2880" w:type="dxa"/>
          </w:tcPr>
          <w:p w14:paraId="3A5C21AC" w14:textId="4CFC50F7" w:rsidR="00681EA8" w:rsidRPr="00CC6009" w:rsidRDefault="007961A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المستخدم</w:t>
            </w:r>
            <w:r w:rsidRPr="00CC6009">
              <w:rPr>
                <w:rFonts w:asciiTheme="majorBidi" w:hAnsiTheme="majorBidi" w:cstheme="majorBidi"/>
                <w:sz w:val="28"/>
                <w:szCs w:val="28"/>
              </w:rPr>
              <w:t xml:space="preserve"> </w:t>
            </w:r>
          </w:p>
        </w:tc>
        <w:tc>
          <w:tcPr>
            <w:tcW w:w="805" w:type="dxa"/>
          </w:tcPr>
          <w:p w14:paraId="7B848964" w14:textId="580E8FF6" w:rsidR="00681EA8" w:rsidRPr="00CC6009" w:rsidRDefault="00A637E7"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5.4</w:t>
            </w:r>
          </w:p>
        </w:tc>
      </w:tr>
      <w:tr w:rsidR="00681EA8" w:rsidRPr="00CC6009" w14:paraId="20F7CC3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2C0C22" w14:textId="59D09085"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56</w:t>
            </w:r>
          </w:p>
        </w:tc>
        <w:tc>
          <w:tcPr>
            <w:tcW w:w="4320" w:type="dxa"/>
          </w:tcPr>
          <w:p w14:paraId="4CDA6E8F" w14:textId="66EA1B08" w:rsidR="00681EA8" w:rsidRPr="00CC6009" w:rsidRDefault="00DC28D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Execution Phase</w:t>
            </w:r>
          </w:p>
        </w:tc>
        <w:tc>
          <w:tcPr>
            <w:tcW w:w="2880" w:type="dxa"/>
          </w:tcPr>
          <w:p w14:paraId="72D047AD" w14:textId="0AA6CA1B" w:rsidR="00681EA8" w:rsidRPr="00CC6009" w:rsidRDefault="0026256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التنفيذ</w:t>
            </w:r>
            <w:r w:rsidRPr="00CC6009">
              <w:rPr>
                <w:rFonts w:asciiTheme="majorBidi" w:hAnsiTheme="majorBidi" w:cstheme="majorBidi"/>
                <w:sz w:val="28"/>
                <w:szCs w:val="28"/>
              </w:rPr>
              <w:t xml:space="preserve"> </w:t>
            </w:r>
          </w:p>
        </w:tc>
        <w:tc>
          <w:tcPr>
            <w:tcW w:w="805" w:type="dxa"/>
          </w:tcPr>
          <w:p w14:paraId="3B5AAEFC" w14:textId="5BAD0EFD" w:rsidR="00681EA8" w:rsidRPr="00CC6009" w:rsidRDefault="00B6719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6</w:t>
            </w:r>
          </w:p>
        </w:tc>
      </w:tr>
      <w:tr w:rsidR="00681EA8" w:rsidRPr="00CC6009" w14:paraId="24B7A67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F844A4" w14:textId="42FC82BC" w:rsidR="00681EA8" w:rsidRPr="00CC6009" w:rsidRDefault="002A6883"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58</w:t>
            </w:r>
          </w:p>
        </w:tc>
        <w:tc>
          <w:tcPr>
            <w:tcW w:w="4320" w:type="dxa"/>
          </w:tcPr>
          <w:p w14:paraId="4E6E0E16" w14:textId="6D869D16" w:rsidR="00681EA8" w:rsidRPr="00CC6009" w:rsidRDefault="0019557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Maintenance Phase</w:t>
            </w:r>
          </w:p>
        </w:tc>
        <w:tc>
          <w:tcPr>
            <w:tcW w:w="2880" w:type="dxa"/>
          </w:tcPr>
          <w:p w14:paraId="6F1F38E8" w14:textId="1BB72323" w:rsidR="00681EA8" w:rsidRPr="00CC6009" w:rsidRDefault="00BF72E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 </w:t>
            </w:r>
            <w:r w:rsidR="00446EBD" w:rsidRPr="00CC6009">
              <w:rPr>
                <w:rFonts w:asciiTheme="majorBidi" w:hAnsiTheme="majorBidi" w:cs="Times New Roman"/>
                <w:sz w:val="28"/>
                <w:szCs w:val="28"/>
                <w:rtl/>
              </w:rPr>
              <w:t xml:space="preserve">مرحلة </w:t>
            </w:r>
            <w:r w:rsidRPr="00CC6009">
              <w:rPr>
                <w:rFonts w:asciiTheme="majorBidi" w:hAnsiTheme="majorBidi" w:cs="Times New Roman"/>
                <w:sz w:val="28"/>
                <w:szCs w:val="28"/>
                <w:rtl/>
              </w:rPr>
              <w:t>الصيانة</w:t>
            </w:r>
          </w:p>
        </w:tc>
        <w:tc>
          <w:tcPr>
            <w:tcW w:w="805" w:type="dxa"/>
          </w:tcPr>
          <w:p w14:paraId="1BD71119" w14:textId="1924D674" w:rsidR="00681EA8" w:rsidRPr="00CC6009" w:rsidRDefault="00B6719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7</w:t>
            </w:r>
          </w:p>
        </w:tc>
      </w:tr>
      <w:tr w:rsidR="00147746" w:rsidRPr="00CC6009" w14:paraId="636D3F8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89C024" w14:textId="072194CC" w:rsidR="00147746" w:rsidRPr="00CC6009" w:rsidRDefault="002A6883"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60</w:t>
            </w:r>
          </w:p>
        </w:tc>
        <w:tc>
          <w:tcPr>
            <w:tcW w:w="4320" w:type="dxa"/>
          </w:tcPr>
          <w:p w14:paraId="279CE1D9" w14:textId="0E022138" w:rsidR="00147746" w:rsidRPr="00CC6009" w:rsidRDefault="001C4E0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Conclusion</w:t>
            </w:r>
          </w:p>
        </w:tc>
        <w:tc>
          <w:tcPr>
            <w:tcW w:w="2880" w:type="dxa"/>
          </w:tcPr>
          <w:p w14:paraId="48910139" w14:textId="1968ACFA" w:rsidR="00147746" w:rsidRPr="00CC6009" w:rsidRDefault="00DB538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الخاتمة</w:t>
            </w:r>
          </w:p>
        </w:tc>
        <w:tc>
          <w:tcPr>
            <w:tcW w:w="805" w:type="dxa"/>
          </w:tcPr>
          <w:p w14:paraId="7DE8B4CE" w14:textId="77777777" w:rsidR="00147746" w:rsidRPr="00CC6009" w:rsidRDefault="00147746"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bl>
    <w:p w14:paraId="21DF4732" w14:textId="0DBB052F" w:rsidR="004B0F3A" w:rsidRDefault="004B0F3A"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5480A7F6" w14:textId="77777777" w:rsidR="0075309E" w:rsidRDefault="0075309E"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4B7C92D7" w14:textId="77777777" w:rsidR="0075309E" w:rsidRPr="00CC6009" w:rsidRDefault="0075309E"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77E1252C" w14:textId="77777777" w:rsidR="004B0F3A" w:rsidRPr="00CC6009" w:rsidRDefault="004B0F3A" w:rsidP="00036C5F">
      <w:pPr>
        <w:spacing w:line="360" w:lineRule="auto"/>
        <w:jc w:val="right"/>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heme="majorBidi"/>
          <w:b/>
          <w:bCs/>
          <w:color w:val="2E74B5" w:themeColor="accent5" w:themeShade="BF"/>
          <w:sz w:val="28"/>
          <w:szCs w:val="28"/>
          <w:rtl/>
        </w:rPr>
        <w:t>الـــمــقــدمـــة</w:t>
      </w:r>
    </w:p>
    <w:p w14:paraId="5AC2A281" w14:textId="77777777" w:rsidR="004B0F3A" w:rsidRPr="00CC6009" w:rsidRDefault="004B0F3A" w:rsidP="00BE5F2D">
      <w:pPr>
        <w:tabs>
          <w:tab w:val="left" w:pos="1871"/>
        </w:tabs>
        <w:spacing w:line="360" w:lineRule="auto"/>
        <w:jc w:val="right"/>
        <w:rPr>
          <w:rFonts w:asciiTheme="majorBidi" w:eastAsia="Times New Roman" w:hAnsiTheme="majorBidi" w:cstheme="majorBidi"/>
          <w:color w:val="171717" w:themeColor="background2" w:themeShade="1A"/>
          <w:sz w:val="28"/>
          <w:szCs w:val="28"/>
          <w:rtl/>
        </w:rPr>
      </w:pPr>
    </w:p>
    <w:p w14:paraId="7555F468" w14:textId="40AD4525" w:rsidR="0004142C" w:rsidRPr="00C324F1" w:rsidRDefault="0004142C" w:rsidP="00BE5F2D">
      <w:pPr>
        <w:spacing w:line="360" w:lineRule="auto"/>
        <w:jc w:val="right"/>
        <w:rPr>
          <w:rFonts w:asciiTheme="majorBidi" w:hAnsiTheme="majorBidi" w:cstheme="majorBidi"/>
          <w:sz w:val="28"/>
          <w:szCs w:val="28"/>
        </w:rPr>
      </w:pPr>
      <w:r w:rsidRPr="00C324F1">
        <w:rPr>
          <w:rFonts w:asciiTheme="majorBidi" w:hAnsiTheme="majorBidi" w:cstheme="majorBidi"/>
          <w:sz w:val="28"/>
          <w:szCs w:val="28"/>
          <w:rtl/>
        </w:rPr>
        <w:lastRenderedPageBreak/>
        <w:t xml:space="preserve">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w:t>
      </w:r>
      <w:r w:rsidR="00CE120E" w:rsidRPr="00C324F1">
        <w:rPr>
          <w:rFonts w:asciiTheme="majorBidi" w:hAnsiTheme="majorBidi" w:cstheme="majorBidi"/>
          <w:sz w:val="28"/>
          <w:szCs w:val="28"/>
          <w:rtl/>
        </w:rPr>
        <w:t>العلــمية فهو</w:t>
      </w:r>
      <w:r w:rsidRPr="00C324F1">
        <w:rPr>
          <w:rFonts w:asciiTheme="majorBidi" w:hAnsiTheme="majorBidi" w:cstheme="majorBidi"/>
          <w:sz w:val="28"/>
          <w:szCs w:val="28"/>
          <w:rtl/>
        </w:rPr>
        <w:t xml:space="preserve"> ذو أهمية كبيرة بالنسبة للإنسان في حياته اليومية.</w:t>
      </w:r>
    </w:p>
    <w:p w14:paraId="4E47A4E2" w14:textId="7D8E336D" w:rsidR="004B02CB" w:rsidRPr="00C324F1" w:rsidRDefault="0004142C" w:rsidP="00BE5F2D">
      <w:pPr>
        <w:spacing w:line="360" w:lineRule="auto"/>
        <w:jc w:val="right"/>
        <w:rPr>
          <w:rFonts w:asciiTheme="majorBidi" w:hAnsiTheme="majorBidi" w:cstheme="majorBidi"/>
          <w:sz w:val="28"/>
          <w:szCs w:val="28"/>
        </w:rPr>
      </w:pPr>
      <w:r w:rsidRPr="00C324F1">
        <w:rPr>
          <w:rFonts w:asciiTheme="majorBidi" w:hAnsiTheme="majorBidi" w:cstheme="majorBidi"/>
          <w:sz w:val="28"/>
          <w:szCs w:val="28"/>
          <w:rtl/>
        </w:rPr>
        <w:t>ولعل استخدام الحاسوب في متجر إلكتروني يعتبر ضروريًا في العصر الحالي نظرًا للفوائد العديدة التي يوفرها، مثل تسهيل عمليات الشراء وتحسين تجربة التسوق للعملاء وتوفير التكاليف وسهولة التوسع.</w:t>
      </w:r>
    </w:p>
    <w:p w14:paraId="2D8D5C80" w14:textId="6933DDA0" w:rsidR="000150E3" w:rsidRPr="00CC6009" w:rsidRDefault="004B02CB"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6A9098F0" w14:textId="1F1041FB" w:rsidR="001C5BCA" w:rsidRPr="00CC6009" w:rsidRDefault="0053560E" w:rsidP="001E4027">
      <w:pPr>
        <w:bidi/>
        <w:spacing w:line="360" w:lineRule="auto"/>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imes New Roman"/>
          <w:b/>
          <w:bCs/>
          <w:color w:val="2E74B5" w:themeColor="accent5" w:themeShade="BF"/>
          <w:sz w:val="28"/>
          <w:szCs w:val="28"/>
          <w:rtl/>
        </w:rPr>
        <w:lastRenderedPageBreak/>
        <w:t>المنهجية المتبعة</w:t>
      </w:r>
    </w:p>
    <w:p w14:paraId="1B8E6EE1" w14:textId="0CE3ED38" w:rsidR="00771EF9" w:rsidRPr="00CC6009" w:rsidRDefault="00E92950" w:rsidP="001E4027">
      <w:pPr>
        <w:bidi/>
        <w:spacing w:line="360" w:lineRule="auto"/>
        <w:rPr>
          <w:rFonts w:asciiTheme="majorBidi" w:eastAsia="Times New Roman" w:hAnsiTheme="majorBidi" w:cstheme="majorBidi"/>
          <w:sz w:val="28"/>
          <w:szCs w:val="28"/>
        </w:rPr>
      </w:pPr>
      <w:r w:rsidRPr="00CC6009">
        <w:rPr>
          <w:rFonts w:asciiTheme="majorBidi" w:eastAsia="Times New Roman" w:hAnsiTheme="majorBidi" w:cstheme="majorBidi"/>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CC6009">
        <w:rPr>
          <w:rFonts w:asciiTheme="majorBidi" w:eastAsia="Times New Roman" w:hAnsiTheme="majorBidi" w:cstheme="majorBidi"/>
          <w:sz w:val="28"/>
          <w:szCs w:val="28"/>
        </w:rPr>
        <w:t>.</w:t>
      </w:r>
    </w:p>
    <w:p w14:paraId="7637F140" w14:textId="1FFBFE23" w:rsidR="0045689A" w:rsidRPr="00CC6009" w:rsidRDefault="00B60C45" w:rsidP="001E4027">
      <w:pPr>
        <w:bidi/>
        <w:spacing w:line="360" w:lineRule="auto"/>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imes New Roman"/>
          <w:b/>
          <w:bCs/>
          <w:color w:val="2E74B5" w:themeColor="accent5" w:themeShade="BF"/>
          <w:sz w:val="28"/>
          <w:szCs w:val="28"/>
          <w:rtl/>
        </w:rPr>
        <w:t>لماذا تم اختيار منهجية الشلال</w:t>
      </w:r>
    </w:p>
    <w:p w14:paraId="405D2885" w14:textId="704EF6BC" w:rsidR="0045689A" w:rsidRPr="00CC6009" w:rsidRDefault="00EF0864" w:rsidP="00BE5F2D">
      <w:pPr>
        <w:pStyle w:val="ListParagraph"/>
        <w:numPr>
          <w:ilvl w:val="0"/>
          <w:numId w:val="9"/>
        </w:numPr>
        <w:spacing w:before="240"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 xml:space="preserve">بنية واضحة </w:t>
      </w:r>
      <w:r w:rsidR="00CE120E" w:rsidRPr="00CC6009">
        <w:rPr>
          <w:rFonts w:asciiTheme="majorBidi" w:eastAsia="Times New Roman" w:hAnsiTheme="majorBidi" w:cs="Times New Roman" w:hint="cs"/>
          <w:sz w:val="28"/>
          <w:szCs w:val="28"/>
          <w:rtl/>
        </w:rPr>
        <w:t>ومنظمة</w:t>
      </w:r>
      <w:r w:rsidR="00CE120E" w:rsidRPr="00CC6009">
        <w:rPr>
          <w:rFonts w:asciiTheme="majorBidi" w:eastAsia="Times New Roman" w:hAnsiTheme="majorBidi" w:cstheme="majorBidi"/>
          <w:sz w:val="28"/>
          <w:szCs w:val="28"/>
        </w:rPr>
        <w:t xml:space="preserve">: </w:t>
      </w:r>
      <w:r w:rsidR="00CE120E">
        <w:rPr>
          <w:rFonts w:asciiTheme="majorBidi" w:eastAsia="Times New Roman" w:hAnsiTheme="majorBidi" w:cstheme="majorBidi" w:hint="cs"/>
          <w:sz w:val="28"/>
          <w:szCs w:val="28"/>
          <w:rtl/>
        </w:rPr>
        <w:t>توفر</w:t>
      </w:r>
      <w:r w:rsidRPr="00CC6009">
        <w:rPr>
          <w:rFonts w:asciiTheme="majorBidi" w:eastAsia="Times New Roman" w:hAnsiTheme="majorBidi" w:cs="Times New Roman"/>
          <w:sz w:val="28"/>
          <w:szCs w:val="28"/>
          <w:rtl/>
        </w:rPr>
        <w:t xml:space="preserve"> منهجية الشلال تسلسلًا واضحًا للخطوات التي يجب اتباعها في عملية التطوير يتم تنفيذ كل خطوة بعد الانتهاء من الخطوة السابقة، مما يساعد على التنظيم والترتيب الجيد للعملية</w:t>
      </w:r>
      <w:r w:rsidRPr="00CC6009">
        <w:rPr>
          <w:rFonts w:asciiTheme="majorBidi" w:eastAsia="Times New Roman" w:hAnsiTheme="majorBidi" w:cstheme="majorBidi"/>
          <w:sz w:val="28"/>
          <w:szCs w:val="28"/>
        </w:rPr>
        <w:t>.</w:t>
      </w:r>
    </w:p>
    <w:p w14:paraId="5DA8D20D" w14:textId="6A687EFE" w:rsidR="0045689A" w:rsidRPr="00CC6009" w:rsidRDefault="00EF0864" w:rsidP="00BE5F2D">
      <w:pPr>
        <w:pStyle w:val="ListParagraph"/>
        <w:numPr>
          <w:ilvl w:val="0"/>
          <w:numId w:val="9"/>
        </w:numPr>
        <w:spacing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توضيح المتطلبات</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يتم تحديد المتطلبات في مرحلة مبكرة من العملية، مما يساعد على فهم وتوضيح احتياجات العملاء والمستخدمين بشكل كامل قبل البدء في التطوير، وبالتالي يقلل من حدوث تغييرات كبيرة في وقت لاحق</w:t>
      </w:r>
      <w:r w:rsidRPr="00CC6009">
        <w:rPr>
          <w:rFonts w:asciiTheme="majorBidi" w:eastAsia="Times New Roman" w:hAnsiTheme="majorBidi" w:cstheme="majorBidi"/>
          <w:sz w:val="28"/>
          <w:szCs w:val="28"/>
        </w:rPr>
        <w:t>.</w:t>
      </w:r>
    </w:p>
    <w:p w14:paraId="45DCB701" w14:textId="77777777" w:rsidR="0045689A" w:rsidRPr="00CC6009" w:rsidRDefault="0045689A" w:rsidP="00BE5F2D">
      <w:pPr>
        <w:pStyle w:val="ListParagraph"/>
        <w:spacing w:line="360" w:lineRule="auto"/>
        <w:ind w:left="360"/>
        <w:rPr>
          <w:rFonts w:asciiTheme="majorBidi" w:eastAsia="Times New Roman" w:hAnsiTheme="majorBidi" w:cstheme="majorBidi"/>
          <w:sz w:val="28"/>
          <w:szCs w:val="28"/>
        </w:rPr>
      </w:pPr>
    </w:p>
    <w:p w14:paraId="18736520" w14:textId="7F48A3CC" w:rsidR="0045689A" w:rsidRPr="00CC6009" w:rsidRDefault="00EF0864" w:rsidP="00BE5F2D">
      <w:pPr>
        <w:pStyle w:val="ListParagraph"/>
        <w:numPr>
          <w:ilvl w:val="0"/>
          <w:numId w:val="9"/>
        </w:numPr>
        <w:spacing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تحديد المخاطر المبكرة</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يساعد استخدام منهجية الشلال في تحديد المخاطر المحتملة المتعلقة بالمشروع في وقت مبكر</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يمكن للفريق التعامل مع هذه المخاطر وتطوير استراتيجيات للتعامل معها قبل أن تؤثر سلبًا على تنفيذ المشروع</w:t>
      </w:r>
      <w:r w:rsidRPr="00CC6009">
        <w:rPr>
          <w:rFonts w:asciiTheme="majorBidi" w:eastAsia="Times New Roman" w:hAnsiTheme="majorBidi" w:cstheme="majorBidi"/>
          <w:sz w:val="28"/>
          <w:szCs w:val="28"/>
        </w:rPr>
        <w:t>.</w:t>
      </w:r>
    </w:p>
    <w:p w14:paraId="20C0BE60" w14:textId="77777777" w:rsidR="0045689A" w:rsidRPr="00CC6009" w:rsidRDefault="0045689A" w:rsidP="00BE5F2D">
      <w:pPr>
        <w:pStyle w:val="ListParagraph"/>
        <w:spacing w:line="360" w:lineRule="auto"/>
        <w:ind w:left="360"/>
        <w:rPr>
          <w:rFonts w:asciiTheme="majorBidi" w:eastAsia="Times New Roman" w:hAnsiTheme="majorBidi" w:cstheme="majorBidi"/>
          <w:sz w:val="28"/>
          <w:szCs w:val="28"/>
        </w:rPr>
      </w:pPr>
    </w:p>
    <w:p w14:paraId="3E57F8F6" w14:textId="64B43EA1" w:rsidR="00B60C45" w:rsidRPr="00CC6009" w:rsidRDefault="00CE120E" w:rsidP="00BE5F2D">
      <w:pPr>
        <w:pStyle w:val="ListParagraph"/>
        <w:numPr>
          <w:ilvl w:val="0"/>
          <w:numId w:val="9"/>
        </w:numPr>
        <w:spacing w:line="360" w:lineRule="auto"/>
        <w:rPr>
          <w:rFonts w:asciiTheme="majorBidi" w:hAnsiTheme="majorBidi" w:cstheme="majorBidi"/>
          <w:sz w:val="28"/>
          <w:szCs w:val="28"/>
        </w:rPr>
      </w:pPr>
      <w:r w:rsidRPr="00CC6009">
        <w:rPr>
          <w:rFonts w:asciiTheme="majorBidi" w:eastAsia="Times New Roman" w:hAnsiTheme="majorBidi" w:cs="Times New Roman" w:hint="cs"/>
          <w:sz w:val="28"/>
          <w:szCs w:val="28"/>
          <w:rtl/>
        </w:rPr>
        <w:t>الموثوقي</w:t>
      </w:r>
      <w:r w:rsidRPr="00CC6009">
        <w:rPr>
          <w:rFonts w:asciiTheme="majorBidi" w:eastAsia="Times New Roman" w:hAnsiTheme="majorBidi" w:cs="Times New Roman" w:hint="eastAsia"/>
          <w:sz w:val="28"/>
          <w:szCs w:val="28"/>
          <w:rtl/>
        </w:rPr>
        <w:t>ة</w:t>
      </w:r>
      <w:r w:rsidR="00EF0864" w:rsidRPr="00CC6009">
        <w:rPr>
          <w:rFonts w:asciiTheme="majorBidi" w:eastAsia="Times New Roman" w:hAnsiTheme="majorBidi" w:cs="Times New Roman"/>
          <w:sz w:val="28"/>
          <w:szCs w:val="28"/>
          <w:rtl/>
        </w:rPr>
        <w:t xml:space="preserve"> والتوثيق</w:t>
      </w:r>
      <w:r w:rsidR="00EF0864" w:rsidRPr="00CC6009">
        <w:rPr>
          <w:rFonts w:asciiTheme="majorBidi" w:eastAsia="Times New Roman" w:hAnsiTheme="majorBidi" w:cstheme="majorBidi"/>
          <w:sz w:val="28"/>
          <w:szCs w:val="28"/>
        </w:rPr>
        <w:t xml:space="preserve">: </w:t>
      </w:r>
      <w:r w:rsidR="00EF0864" w:rsidRPr="00CC6009">
        <w:rPr>
          <w:rFonts w:asciiTheme="majorBidi" w:eastAsia="Times New Roman" w:hAnsiTheme="majorBidi" w:cs="Times New Roman"/>
          <w:sz w:val="28"/>
          <w:szCs w:val="28"/>
          <w:rtl/>
        </w:rPr>
        <w:t>تعتمد منهجية الشلال على التوثيق المفصل لكل مرحلة في عملية التطوير، بدءًا من تحديد المتطلبات وصولاً إلى التركيب والصيانة</w:t>
      </w:r>
      <w:r w:rsidR="00EF0864" w:rsidRPr="00CC6009">
        <w:rPr>
          <w:rFonts w:asciiTheme="majorBidi" w:eastAsia="Times New Roman" w:hAnsiTheme="majorBidi" w:cstheme="majorBidi"/>
          <w:sz w:val="28"/>
          <w:szCs w:val="28"/>
        </w:rPr>
        <w:t xml:space="preserve">. </w:t>
      </w:r>
      <w:r w:rsidR="00EF0864" w:rsidRPr="00CC6009">
        <w:rPr>
          <w:rFonts w:asciiTheme="majorBidi" w:eastAsia="Times New Roman" w:hAnsiTheme="majorBidi" w:cs="Times New Roman"/>
          <w:sz w:val="28"/>
          <w:szCs w:val="28"/>
          <w:rtl/>
        </w:rPr>
        <w:t>هذا التوثيق يسهل فهم العملية بوضوح ويسهل عمليات الصيانة والتحسين في المستقبل</w:t>
      </w:r>
      <w:r w:rsidR="00EF0864" w:rsidRPr="00CC6009">
        <w:rPr>
          <w:rFonts w:asciiTheme="majorBidi" w:eastAsia="Times New Roman" w:hAnsiTheme="majorBidi" w:cstheme="majorBidi"/>
          <w:sz w:val="28"/>
          <w:szCs w:val="28"/>
        </w:rPr>
        <w:t>.</w:t>
      </w:r>
    </w:p>
    <w:p w14:paraId="232271A5" w14:textId="77777777" w:rsidR="006F2EE7" w:rsidRPr="00CC6009" w:rsidRDefault="006F2EE7" w:rsidP="00BE5F2D">
      <w:pPr>
        <w:spacing w:line="360" w:lineRule="auto"/>
        <w:rPr>
          <w:rFonts w:asciiTheme="majorBidi" w:hAnsiTheme="majorBidi" w:cstheme="majorBidi"/>
          <w:sz w:val="28"/>
          <w:szCs w:val="28"/>
        </w:rPr>
      </w:pPr>
    </w:p>
    <w:p w14:paraId="7B6E83EE" w14:textId="77777777" w:rsidR="004B02CB" w:rsidRPr="00CC6009" w:rsidRDefault="004B02CB" w:rsidP="00BE5F2D">
      <w:pPr>
        <w:spacing w:line="360" w:lineRule="auto"/>
        <w:rPr>
          <w:rFonts w:asciiTheme="majorBidi" w:hAnsiTheme="majorBidi" w:cstheme="majorBidi"/>
          <w:sz w:val="28"/>
          <w:szCs w:val="28"/>
        </w:rPr>
      </w:pPr>
    </w:p>
    <w:p w14:paraId="59C83C1E" w14:textId="77777777" w:rsidR="004B02CB" w:rsidRPr="00CC6009" w:rsidRDefault="004B02CB" w:rsidP="00BE5F2D">
      <w:pPr>
        <w:spacing w:line="360" w:lineRule="auto"/>
        <w:rPr>
          <w:rFonts w:asciiTheme="majorBidi" w:hAnsiTheme="majorBidi" w:cstheme="majorBidi"/>
          <w:sz w:val="28"/>
          <w:szCs w:val="28"/>
        </w:rPr>
      </w:pPr>
    </w:p>
    <w:p w14:paraId="71B73212" w14:textId="77777777" w:rsidR="004B02CB" w:rsidRPr="00CC6009" w:rsidRDefault="004B02CB" w:rsidP="00BE5F2D">
      <w:pPr>
        <w:spacing w:line="360" w:lineRule="auto"/>
        <w:rPr>
          <w:rFonts w:asciiTheme="majorBidi" w:hAnsiTheme="majorBidi" w:cstheme="majorBidi"/>
          <w:sz w:val="28"/>
          <w:szCs w:val="28"/>
        </w:rPr>
      </w:pPr>
    </w:p>
    <w:p w14:paraId="1C08E151" w14:textId="77777777" w:rsidR="004B02CB" w:rsidRPr="00CC6009" w:rsidRDefault="004B02CB" w:rsidP="00BE5F2D">
      <w:pPr>
        <w:spacing w:line="360" w:lineRule="auto"/>
        <w:rPr>
          <w:rFonts w:asciiTheme="majorBidi" w:hAnsiTheme="majorBidi" w:cstheme="majorBidi"/>
          <w:sz w:val="28"/>
          <w:szCs w:val="28"/>
        </w:rPr>
      </w:pPr>
    </w:p>
    <w:p w14:paraId="1BB88ECF" w14:textId="77777777" w:rsidR="004B02CB" w:rsidRPr="00CC6009" w:rsidRDefault="004B02CB" w:rsidP="00BE5F2D">
      <w:pPr>
        <w:spacing w:line="360" w:lineRule="auto"/>
        <w:rPr>
          <w:rFonts w:asciiTheme="majorBidi" w:hAnsiTheme="majorBidi" w:cstheme="majorBidi"/>
          <w:sz w:val="28"/>
          <w:szCs w:val="28"/>
        </w:rPr>
      </w:pPr>
    </w:p>
    <w:p w14:paraId="124B5F63" w14:textId="77777777" w:rsidR="004B02CB" w:rsidRPr="00CC6009" w:rsidRDefault="004B02CB" w:rsidP="00BE5F2D">
      <w:pPr>
        <w:spacing w:line="360" w:lineRule="auto"/>
        <w:rPr>
          <w:rFonts w:asciiTheme="majorBidi" w:hAnsiTheme="majorBidi" w:cstheme="majorBidi"/>
          <w:sz w:val="28"/>
          <w:szCs w:val="28"/>
        </w:rPr>
      </w:pPr>
    </w:p>
    <w:p w14:paraId="709717AD" w14:textId="77777777" w:rsidR="004B02CB" w:rsidRPr="00CC6009" w:rsidRDefault="004B02CB" w:rsidP="00BE5F2D">
      <w:pPr>
        <w:spacing w:line="360" w:lineRule="auto"/>
        <w:rPr>
          <w:rFonts w:asciiTheme="majorBidi" w:hAnsiTheme="majorBidi" w:cstheme="majorBidi"/>
          <w:sz w:val="28"/>
          <w:szCs w:val="28"/>
        </w:rPr>
      </w:pPr>
    </w:p>
    <w:p w14:paraId="6F744952" w14:textId="77777777" w:rsidR="004B02CB" w:rsidRPr="00CC6009" w:rsidRDefault="004B02CB" w:rsidP="00BE5F2D">
      <w:pPr>
        <w:spacing w:line="360" w:lineRule="auto"/>
        <w:rPr>
          <w:rFonts w:asciiTheme="majorBidi" w:hAnsiTheme="majorBidi" w:cstheme="majorBidi"/>
          <w:sz w:val="28"/>
          <w:szCs w:val="28"/>
        </w:rPr>
      </w:pPr>
    </w:p>
    <w:p w14:paraId="5B2DCA32" w14:textId="551FACDD" w:rsidR="004B02CB" w:rsidRPr="001E4027" w:rsidRDefault="001E4027" w:rsidP="001E4027">
      <w:pPr>
        <w:bidi/>
        <w:spacing w:after="0" w:line="360" w:lineRule="auto"/>
        <w:ind w:left="-951"/>
        <w:jc w:val="center"/>
        <w:outlineLvl w:val="0"/>
        <w:rPr>
          <w:rFonts w:asciiTheme="majorBidi" w:hAnsiTheme="majorBidi" w:cstheme="majorBidi"/>
          <w:b/>
          <w:bCs/>
          <w:color w:val="2E74B5" w:themeColor="accent5" w:themeShade="BF"/>
          <w:sz w:val="52"/>
          <w:szCs w:val="52"/>
        </w:rPr>
      </w:pPr>
      <w:r w:rsidRPr="001E4027">
        <w:rPr>
          <w:rFonts w:asciiTheme="majorBidi" w:hAnsiTheme="majorBidi" w:cstheme="majorBidi" w:hint="cs"/>
          <w:b/>
          <w:bCs/>
          <w:color w:val="FF0000"/>
          <w:sz w:val="52"/>
          <w:szCs w:val="52"/>
          <w:rtl/>
        </w:rPr>
        <w:t>ال</w:t>
      </w:r>
      <w:r w:rsidR="004B02CB" w:rsidRPr="001E4027">
        <w:rPr>
          <w:rFonts w:asciiTheme="majorBidi" w:hAnsiTheme="majorBidi" w:cstheme="majorBidi"/>
          <w:b/>
          <w:bCs/>
          <w:color w:val="2E74B5" w:themeColor="accent5" w:themeShade="BF"/>
          <w:sz w:val="52"/>
          <w:szCs w:val="52"/>
          <w:rtl/>
        </w:rPr>
        <w:t>مرحلة التمهيدية</w:t>
      </w:r>
    </w:p>
    <w:p w14:paraId="06B2C04D" w14:textId="303AA3A9" w:rsidR="004B02CB" w:rsidRPr="001E4027" w:rsidRDefault="001E4027" w:rsidP="001E4027">
      <w:pPr>
        <w:spacing w:line="360" w:lineRule="auto"/>
        <w:ind w:left="-951"/>
        <w:jc w:val="center"/>
        <w:rPr>
          <w:rFonts w:asciiTheme="majorBidi" w:hAnsiTheme="majorBidi" w:cstheme="majorBidi"/>
          <w:b/>
          <w:bCs/>
          <w:color w:val="2E74B5" w:themeColor="accent5" w:themeShade="BF"/>
          <w:sz w:val="52"/>
          <w:szCs w:val="52"/>
          <w:rtl/>
          <w:lang w:bidi="ar-LY"/>
        </w:rPr>
      </w:pPr>
      <w:r>
        <w:rPr>
          <w:rFonts w:asciiTheme="majorBidi" w:hAnsiTheme="majorBidi" w:cstheme="majorBidi"/>
          <w:b/>
          <w:bCs/>
          <w:color w:val="2E74B5" w:themeColor="accent5" w:themeShade="BF"/>
          <w:sz w:val="52"/>
          <w:szCs w:val="52"/>
        </w:rPr>
        <w:t xml:space="preserve">               </w:t>
      </w:r>
      <w:r w:rsidRPr="001E4027">
        <w:rPr>
          <w:rFonts w:asciiTheme="majorBidi" w:hAnsiTheme="majorBidi" w:cstheme="majorBidi"/>
          <w:b/>
          <w:bCs/>
          <w:color w:val="2E74B5" w:themeColor="accent5" w:themeShade="BF"/>
          <w:sz w:val="52"/>
          <w:szCs w:val="52"/>
        </w:rPr>
        <w:t>P</w:t>
      </w:r>
      <w:r w:rsidR="004B02CB" w:rsidRPr="001E4027">
        <w:rPr>
          <w:rFonts w:asciiTheme="majorBidi" w:hAnsiTheme="majorBidi" w:cstheme="majorBidi"/>
          <w:b/>
          <w:bCs/>
          <w:color w:val="2E74B5" w:themeColor="accent5" w:themeShade="BF"/>
          <w:sz w:val="52"/>
          <w:szCs w:val="52"/>
        </w:rPr>
        <w:t>reliminary</w:t>
      </w:r>
      <w:r>
        <w:rPr>
          <w:rFonts w:asciiTheme="majorBidi" w:hAnsiTheme="majorBidi" w:cstheme="majorBidi"/>
          <w:b/>
          <w:bCs/>
          <w:color w:val="2E74B5" w:themeColor="accent5" w:themeShade="BF"/>
          <w:sz w:val="52"/>
          <w:szCs w:val="52"/>
        </w:rPr>
        <w:t xml:space="preserve"> phase</w:t>
      </w:r>
    </w:p>
    <w:p w14:paraId="1287FF2D" w14:textId="77777777" w:rsidR="004B02CB" w:rsidRPr="00CC6009" w:rsidRDefault="004B02CB" w:rsidP="00BE5F2D">
      <w:pPr>
        <w:spacing w:line="360" w:lineRule="auto"/>
        <w:rPr>
          <w:rFonts w:asciiTheme="majorBidi" w:hAnsiTheme="majorBidi" w:cstheme="majorBidi"/>
          <w:sz w:val="28"/>
          <w:szCs w:val="28"/>
          <w:rtl/>
        </w:rPr>
      </w:pPr>
    </w:p>
    <w:p w14:paraId="0655137B" w14:textId="77777777" w:rsidR="004B02CB" w:rsidRPr="00CC6009" w:rsidRDefault="004B02CB" w:rsidP="00BE5F2D">
      <w:pPr>
        <w:spacing w:line="360" w:lineRule="auto"/>
        <w:rPr>
          <w:rFonts w:asciiTheme="majorBidi" w:hAnsiTheme="majorBidi" w:cstheme="majorBidi"/>
          <w:sz w:val="28"/>
          <w:szCs w:val="28"/>
        </w:rPr>
      </w:pPr>
    </w:p>
    <w:p w14:paraId="08D8F6A8" w14:textId="77777777" w:rsidR="004B02CB" w:rsidRPr="00CC6009" w:rsidRDefault="004B02CB"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067B3B84" w14:textId="77777777" w:rsidR="009A321B" w:rsidRPr="00CC6009" w:rsidRDefault="009A321B" w:rsidP="00BE5F2D">
      <w:pPr>
        <w:bidi/>
        <w:spacing w:line="360" w:lineRule="auto"/>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lastRenderedPageBreak/>
        <w:t>تمهيد</w:t>
      </w:r>
    </w:p>
    <w:p w14:paraId="40A6D812" w14:textId="2E613DF2" w:rsidR="009A321B" w:rsidRPr="00CC6009" w:rsidRDefault="009A321B" w:rsidP="00BE5F2D">
      <w:pPr>
        <w:bidi/>
        <w:spacing w:line="360" w:lineRule="auto"/>
        <w:ind w:hanging="54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       تعتبر الدراسة التمهيدية من أهم مراحل إنجاز </w:t>
      </w:r>
      <w:r w:rsidR="00CE120E" w:rsidRPr="00CC6009">
        <w:rPr>
          <w:rFonts w:asciiTheme="majorBidi" w:hAnsiTheme="majorBidi" w:cstheme="majorBidi" w:hint="cs"/>
          <w:sz w:val="28"/>
          <w:szCs w:val="28"/>
          <w:rtl/>
          <w:lang w:bidi="ar-LY"/>
        </w:rPr>
        <w:t>وتطوير</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النظام،</w:t>
      </w:r>
      <w:r w:rsidRPr="00CC6009">
        <w:rPr>
          <w:rFonts w:asciiTheme="majorBidi" w:hAnsiTheme="majorBidi" w:cstheme="majorBidi"/>
          <w:sz w:val="28"/>
          <w:szCs w:val="28"/>
          <w:rtl/>
          <w:lang w:bidi="ar-LY"/>
        </w:rPr>
        <w:t xml:space="preserve"> وهذه الدراسة </w:t>
      </w:r>
      <w:r w:rsidR="00CE120E" w:rsidRPr="00CC6009">
        <w:rPr>
          <w:rFonts w:asciiTheme="majorBidi" w:hAnsiTheme="majorBidi" w:cstheme="majorBidi" w:hint="cs"/>
          <w:sz w:val="28"/>
          <w:szCs w:val="28"/>
          <w:rtl/>
          <w:lang w:bidi="ar-LY"/>
        </w:rPr>
        <w:t>تكون مبدئية</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لأي</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نظام،</w:t>
      </w:r>
      <w:r w:rsidRPr="00CC6009">
        <w:rPr>
          <w:rFonts w:asciiTheme="majorBidi" w:hAnsiTheme="majorBidi" w:cstheme="majorBidi"/>
          <w:sz w:val="28"/>
          <w:szCs w:val="28"/>
          <w:rtl/>
          <w:lang w:bidi="ar-LY"/>
        </w:rPr>
        <w:t xml:space="preserve"> بحيث تقوم بأخذ فكرة </w:t>
      </w:r>
      <w:r w:rsidR="00CE120E" w:rsidRPr="00CC6009">
        <w:rPr>
          <w:rFonts w:asciiTheme="majorBidi" w:hAnsiTheme="majorBidi" w:cstheme="majorBidi" w:hint="cs"/>
          <w:sz w:val="28"/>
          <w:szCs w:val="28"/>
          <w:rtl/>
          <w:lang w:bidi="ar-LY"/>
        </w:rPr>
        <w:t>عنه،</w:t>
      </w:r>
      <w:r w:rsidRPr="00CC6009">
        <w:rPr>
          <w:rFonts w:asciiTheme="majorBidi" w:hAnsiTheme="majorBidi" w:cstheme="majorBidi"/>
          <w:sz w:val="28"/>
          <w:szCs w:val="28"/>
          <w:rtl/>
          <w:lang w:bidi="ar-LY"/>
        </w:rPr>
        <w:t xml:space="preserve"> لدراسة كافة جوانبه السلبية </w:t>
      </w:r>
      <w:r w:rsidR="00CE120E" w:rsidRPr="00CC6009">
        <w:rPr>
          <w:rFonts w:asciiTheme="majorBidi" w:hAnsiTheme="majorBidi" w:cstheme="majorBidi" w:hint="cs"/>
          <w:sz w:val="28"/>
          <w:szCs w:val="28"/>
          <w:rtl/>
          <w:lang w:bidi="ar-LY"/>
        </w:rPr>
        <w:t>والإيجابية،</w:t>
      </w:r>
      <w:r w:rsidRPr="00CC6009">
        <w:rPr>
          <w:rFonts w:asciiTheme="majorBidi" w:hAnsiTheme="majorBidi" w:cstheme="majorBidi"/>
          <w:sz w:val="28"/>
          <w:szCs w:val="28"/>
          <w:rtl/>
          <w:lang w:bidi="ar-LY"/>
        </w:rPr>
        <w:t xml:space="preserve"> بحيث يستفاد منها في معرفة التكاليف والمزايا المتوقعة لهذا النظام.</w:t>
      </w:r>
    </w:p>
    <w:p w14:paraId="5BBC0F51" w14:textId="3E90F8FE" w:rsidR="009A321B" w:rsidRPr="00CC6009" w:rsidRDefault="001C2A29" w:rsidP="00BE5F2D">
      <w:pPr>
        <w:bidi/>
        <w:spacing w:line="360" w:lineRule="auto"/>
        <w:rPr>
          <w:rFonts w:asciiTheme="majorBidi" w:hAnsiTheme="majorBidi" w:cstheme="majorBidi"/>
          <w:sz w:val="28"/>
          <w:szCs w:val="28"/>
          <w:rtl/>
          <w:lang w:bidi="ar-LY"/>
        </w:rPr>
      </w:pPr>
      <w:commentRangeStart w:id="0"/>
      <w:r w:rsidRPr="00CC6009">
        <w:rPr>
          <w:rFonts w:asciiTheme="majorBidi" w:hAnsiTheme="majorBidi" w:cs="Times New Roman"/>
          <w:sz w:val="28"/>
          <w:szCs w:val="28"/>
          <w:rtl/>
          <w:lang w:bidi="ar-LY"/>
        </w:rPr>
        <w:t>وقمنا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بهذه</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الدراسة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معتمدين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المعلومات</w:t>
      </w:r>
      <w:r w:rsidRPr="00CC6009">
        <w:rPr>
          <w:rFonts w:asciiTheme="majorBidi" w:hAnsiTheme="majorBidi" w:cstheme="majorBidi"/>
          <w:sz w:val="28"/>
          <w:szCs w:val="28"/>
          <w:lang w:bidi="ar-LY"/>
        </w:rPr>
        <w:t xml:space="preserve"> </w:t>
      </w:r>
      <w:r w:rsidR="00CE120E" w:rsidRPr="00CC6009">
        <w:rPr>
          <w:rFonts w:asciiTheme="majorBidi" w:hAnsiTheme="majorBidi" w:cs="Times New Roman" w:hint="cs"/>
          <w:sz w:val="28"/>
          <w:szCs w:val="28"/>
          <w:rtl/>
          <w:lang w:bidi="ar-LY"/>
        </w:rPr>
        <w:t>و</w:t>
      </w:r>
      <w:r w:rsidR="00CE120E" w:rsidRPr="00CC6009">
        <w:rPr>
          <w:rFonts w:asciiTheme="majorBidi" w:hAnsiTheme="majorBidi" w:cstheme="majorBidi"/>
          <w:sz w:val="28"/>
          <w:szCs w:val="28"/>
          <w:rtl/>
          <w:lang w:bidi="ar-LY"/>
        </w:rPr>
        <w:t>التوضيحات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والإجابات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الأسئلة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والاستفسارات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خلال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المقابلات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الشخصية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محاولين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جمع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أكبر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قدر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ممكن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والتوضيح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الوظائف</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يقوم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به</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متجر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الكتروني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وتجميع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مجموعة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النماذج</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والاستبيانات</w:t>
      </w:r>
      <w:commentRangeEnd w:id="0"/>
      <w:r w:rsidR="00984396">
        <w:rPr>
          <w:rStyle w:val="CommentReference"/>
          <w:rtl/>
        </w:rPr>
        <w:commentReference w:id="0"/>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العمل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القائم</w:t>
      </w:r>
      <w:r w:rsidRPr="00CC6009">
        <w:rPr>
          <w:rFonts w:asciiTheme="majorBidi" w:hAnsiTheme="majorBidi" w:cstheme="majorBidi"/>
          <w:sz w:val="28"/>
          <w:szCs w:val="28"/>
          <w:lang w:bidi="ar-LY"/>
        </w:rPr>
        <w:t xml:space="preserve"> </w:t>
      </w:r>
      <w:r w:rsidR="009A321B" w:rsidRPr="00CC6009">
        <w:rPr>
          <w:rFonts w:asciiTheme="majorBidi" w:hAnsiTheme="majorBidi" w:cstheme="majorBidi"/>
          <w:sz w:val="28"/>
          <w:szCs w:val="28"/>
          <w:rtl/>
          <w:lang w:bidi="ar-LY"/>
        </w:rPr>
        <w:t xml:space="preserve">ومحلل النظم يحتاج إلى مصادر لجمع الحقائق </w:t>
      </w:r>
      <w:r w:rsidR="00CE120E" w:rsidRPr="00CC6009">
        <w:rPr>
          <w:rFonts w:asciiTheme="majorBidi" w:hAnsiTheme="majorBidi" w:cstheme="majorBidi" w:hint="cs"/>
          <w:sz w:val="28"/>
          <w:szCs w:val="28"/>
          <w:rtl/>
          <w:lang w:bidi="ar-LY"/>
        </w:rPr>
        <w:t>والبيانات</w:t>
      </w:r>
      <w:r w:rsidR="009A321B" w:rsidRPr="00CC6009">
        <w:rPr>
          <w:rFonts w:asciiTheme="majorBidi" w:hAnsiTheme="majorBidi" w:cstheme="majorBidi"/>
          <w:sz w:val="28"/>
          <w:szCs w:val="28"/>
          <w:rtl/>
          <w:lang w:bidi="ar-LY"/>
        </w:rPr>
        <w:t xml:space="preserve"> لمعرفة معلومات حول النظام وعيوبه </w:t>
      </w:r>
      <w:r w:rsidR="00CE120E" w:rsidRPr="00CC6009">
        <w:rPr>
          <w:rFonts w:asciiTheme="majorBidi" w:hAnsiTheme="majorBidi" w:cstheme="majorBidi" w:hint="cs"/>
          <w:sz w:val="28"/>
          <w:szCs w:val="28"/>
          <w:rtl/>
          <w:lang w:bidi="ar-LY"/>
        </w:rPr>
        <w:t>و</w:t>
      </w:r>
      <w:r w:rsidR="00CE120E">
        <w:rPr>
          <w:rFonts w:asciiTheme="majorBidi" w:hAnsiTheme="majorBidi" w:cstheme="majorBidi" w:hint="cs"/>
          <w:sz w:val="28"/>
          <w:szCs w:val="28"/>
          <w:rtl/>
          <w:lang w:bidi="ar-LY"/>
        </w:rPr>
        <w:t>وضع</w:t>
      </w:r>
      <w:r w:rsidR="009A321B" w:rsidRPr="00CC6009">
        <w:rPr>
          <w:rFonts w:asciiTheme="majorBidi" w:hAnsiTheme="majorBidi" w:cstheme="majorBidi"/>
          <w:sz w:val="28"/>
          <w:szCs w:val="28"/>
          <w:rtl/>
          <w:lang w:bidi="ar-LY"/>
        </w:rPr>
        <w:t xml:space="preserve"> نظام جديد لتفادي العيوب </w:t>
      </w:r>
      <w:r w:rsidR="00CE120E" w:rsidRPr="00CC6009">
        <w:rPr>
          <w:rFonts w:asciiTheme="majorBidi" w:hAnsiTheme="majorBidi" w:cstheme="majorBidi" w:hint="cs"/>
          <w:sz w:val="28"/>
          <w:szCs w:val="28"/>
          <w:rtl/>
          <w:lang w:bidi="ar-LY"/>
        </w:rPr>
        <w:t>الموجودة،</w:t>
      </w:r>
      <w:r w:rsidR="009A321B" w:rsidRPr="00CC6009">
        <w:rPr>
          <w:rFonts w:asciiTheme="majorBidi" w:hAnsiTheme="majorBidi" w:cstheme="majorBidi"/>
          <w:sz w:val="28"/>
          <w:szCs w:val="28"/>
          <w:rtl/>
          <w:lang w:bidi="ar-LY"/>
        </w:rPr>
        <w:t xml:space="preserve"> كما يجب على المبرمج أن يضمن تعاون الأشخاص الذين يتعامل معهم في جمع المتطلبات </w:t>
      </w:r>
      <w:r w:rsidR="00CE120E" w:rsidRPr="00CC6009">
        <w:rPr>
          <w:rFonts w:asciiTheme="majorBidi" w:hAnsiTheme="majorBidi" w:cstheme="majorBidi" w:hint="cs"/>
          <w:sz w:val="28"/>
          <w:szCs w:val="28"/>
          <w:rtl/>
          <w:lang w:bidi="ar-LY"/>
        </w:rPr>
        <w:t>والبيانات</w:t>
      </w:r>
      <w:r w:rsidR="009A321B" w:rsidRPr="00CC6009">
        <w:rPr>
          <w:rFonts w:asciiTheme="majorBidi" w:hAnsiTheme="majorBidi" w:cstheme="majorBidi"/>
          <w:sz w:val="28"/>
          <w:szCs w:val="28"/>
          <w:rtl/>
          <w:lang w:bidi="ar-LY"/>
        </w:rPr>
        <w:t xml:space="preserve">. مع العلم بأنه حالياً يتم العمل بنظام آلي ولكن يوجد به العيوب </w:t>
      </w:r>
      <w:r w:rsidR="00CE120E" w:rsidRPr="00CC6009">
        <w:rPr>
          <w:rFonts w:asciiTheme="majorBidi" w:hAnsiTheme="majorBidi" w:cstheme="majorBidi" w:hint="cs"/>
          <w:sz w:val="28"/>
          <w:szCs w:val="28"/>
          <w:rtl/>
          <w:lang w:bidi="ar-LY"/>
        </w:rPr>
        <w:t>والمشاكل.</w:t>
      </w:r>
    </w:p>
    <w:p w14:paraId="58A47C07" w14:textId="77777777" w:rsidR="009C418E" w:rsidRPr="00CC6009" w:rsidRDefault="009A321B"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76E4A54A" w:rsidR="009C418E" w:rsidRPr="00CC6009" w:rsidRDefault="009C418E" w:rsidP="00BE5F2D">
      <w:pPr>
        <w:spacing w:line="360" w:lineRule="auto"/>
        <w:jc w:val="right"/>
        <w:rPr>
          <w:rFonts w:asciiTheme="majorBidi" w:hAnsiTheme="majorBidi" w:cstheme="majorBidi"/>
          <w:sz w:val="28"/>
          <w:szCs w:val="28"/>
          <w:lang w:bidi="ar-LY"/>
        </w:rPr>
      </w:pPr>
      <w:r w:rsidRPr="00CC6009">
        <w:rPr>
          <w:rFonts w:asciiTheme="majorBidi" w:hAnsiTheme="majorBidi" w:cstheme="majorBidi"/>
          <w:sz w:val="28"/>
          <w:szCs w:val="28"/>
          <w:rtl/>
          <w:lang w:bidi="ar-LY"/>
        </w:rPr>
        <w:br w:type="page"/>
      </w:r>
      <w:r w:rsidRPr="00CC6009">
        <w:rPr>
          <w:rFonts w:asciiTheme="majorBidi" w:hAnsiTheme="majorBidi" w:cstheme="majorBidi"/>
          <w:sz w:val="28"/>
          <w:szCs w:val="28"/>
          <w:rtl/>
        </w:rPr>
        <w:lastRenderedPageBreak/>
        <w:t xml:space="preserve">وتتمثل مرحلة الدراسة </w:t>
      </w:r>
      <w:r w:rsidR="00CE120E" w:rsidRPr="00CC6009">
        <w:rPr>
          <w:rFonts w:asciiTheme="majorBidi" w:hAnsiTheme="majorBidi" w:cstheme="majorBidi" w:hint="cs"/>
          <w:sz w:val="28"/>
          <w:szCs w:val="28"/>
          <w:rtl/>
        </w:rPr>
        <w:t>التمهيدية في</w:t>
      </w:r>
      <w:r w:rsidRPr="00CC6009">
        <w:rPr>
          <w:rFonts w:asciiTheme="majorBidi" w:hAnsiTheme="majorBidi" w:cstheme="majorBidi"/>
          <w:sz w:val="28"/>
          <w:szCs w:val="28"/>
          <w:rtl/>
        </w:rPr>
        <w:t xml:space="preserve"> </w:t>
      </w:r>
      <w:r w:rsidR="00CE120E" w:rsidRPr="00CC6009">
        <w:rPr>
          <w:rFonts w:asciiTheme="majorBidi" w:hAnsiTheme="majorBidi" w:cstheme="majorBidi" w:hint="cs"/>
          <w:sz w:val="28"/>
          <w:szCs w:val="28"/>
          <w:rtl/>
        </w:rPr>
        <w:t xml:space="preserve">الاتي: </w:t>
      </w:r>
      <w:r w:rsidR="00CE120E" w:rsidRPr="00CC6009">
        <w:rPr>
          <w:rFonts w:asciiTheme="majorBidi" w:hAnsiTheme="majorBidi" w:cstheme="majorBidi"/>
          <w:sz w:val="28"/>
          <w:szCs w:val="28"/>
          <w:rtl/>
        </w:rPr>
        <w:t>-</w:t>
      </w:r>
    </w:p>
    <w:p w14:paraId="46F1BCC3"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تعريف النظام الحالي.</w:t>
      </w:r>
    </w:p>
    <w:p w14:paraId="42E36725"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معرفة عيوب النظام الحالي.</w:t>
      </w:r>
    </w:p>
    <w:p w14:paraId="28F8DC45"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تعريف النظام المقترح.</w:t>
      </w:r>
    </w:p>
    <w:p w14:paraId="6E271722"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أهداف النظام المقترح.</w:t>
      </w:r>
    </w:p>
    <w:p w14:paraId="6CAF6BE9"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الدراسة التفصيلية.</w:t>
      </w:r>
    </w:p>
    <w:p w14:paraId="20CBAD87" w14:textId="77777777" w:rsidR="009C418E" w:rsidRPr="00CC6009" w:rsidRDefault="009C418E" w:rsidP="00BE5F2D">
      <w:pPr>
        <w:pStyle w:val="ListParagraph"/>
        <w:numPr>
          <w:ilvl w:val="0"/>
          <w:numId w:val="2"/>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دراسة الجدوى.</w:t>
      </w:r>
    </w:p>
    <w:p w14:paraId="40CCCC77" w14:textId="456C29F3" w:rsidR="009C418E" w:rsidRPr="00CC6009" w:rsidRDefault="009C418E" w:rsidP="00BE5F2D">
      <w:pPr>
        <w:pStyle w:val="ListParagraph"/>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المتطلبات لتنفيذ النظام </w:t>
      </w:r>
      <w:r w:rsidR="00CE120E" w:rsidRPr="00CC6009">
        <w:rPr>
          <w:rFonts w:asciiTheme="majorBidi" w:hAnsiTheme="majorBidi" w:cstheme="majorBidi" w:hint="cs"/>
          <w:sz w:val="28"/>
          <w:szCs w:val="28"/>
          <w:rtl/>
        </w:rPr>
        <w:t>المقترح.</w:t>
      </w:r>
    </w:p>
    <w:p w14:paraId="7EC3AA2D" w14:textId="76E368E5" w:rsidR="005D4893" w:rsidRPr="00CC6009" w:rsidRDefault="009C418E" w:rsidP="00BE5F2D">
      <w:pPr>
        <w:pStyle w:val="ListParagraph"/>
        <w:numPr>
          <w:ilvl w:val="0"/>
          <w:numId w:val="2"/>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تحليل المخاطر.</w:t>
      </w:r>
    </w:p>
    <w:p w14:paraId="32D52543" w14:textId="6C7A108C" w:rsidR="005D4893" w:rsidRPr="00CC6009" w:rsidRDefault="005D4893" w:rsidP="00BE5F2D">
      <w:pPr>
        <w:pStyle w:val="ListParagraph"/>
        <w:spacing w:line="360" w:lineRule="auto"/>
        <w:rPr>
          <w:rFonts w:asciiTheme="majorBidi" w:hAnsiTheme="majorBidi" w:cstheme="majorBidi"/>
          <w:sz w:val="28"/>
          <w:szCs w:val="28"/>
          <w:rtl/>
        </w:rPr>
      </w:pPr>
    </w:p>
    <w:p w14:paraId="21D9B6AF" w14:textId="77777777" w:rsidR="008B6211" w:rsidRPr="00CC6009" w:rsidRDefault="008B6211" w:rsidP="00BE5F2D">
      <w:pPr>
        <w:pStyle w:val="ListParagraph"/>
        <w:spacing w:line="360" w:lineRule="auto"/>
        <w:rPr>
          <w:rFonts w:asciiTheme="majorBidi" w:hAnsiTheme="majorBidi" w:cstheme="majorBidi"/>
          <w:sz w:val="28"/>
          <w:szCs w:val="28"/>
          <w:rtl/>
        </w:rPr>
      </w:pPr>
    </w:p>
    <w:p w14:paraId="1E58B695" w14:textId="549F71C4" w:rsidR="005D4893" w:rsidRPr="00CC6009" w:rsidRDefault="005D4893" w:rsidP="00BE5F2D">
      <w:pPr>
        <w:spacing w:line="360" w:lineRule="auto"/>
        <w:ind w:left="5760"/>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 1.2 - تعريف النظام الحال</w:t>
      </w:r>
    </w:p>
    <w:p w14:paraId="41611E6E" w14:textId="6A021204" w:rsidR="009A321B" w:rsidRPr="00CC6009" w:rsidRDefault="0089753B" w:rsidP="00BE5F2D">
      <w:pPr>
        <w:bidi/>
        <w:spacing w:line="360" w:lineRule="auto"/>
        <w:jc w:val="both"/>
        <w:rPr>
          <w:rFonts w:asciiTheme="majorBidi" w:hAnsiTheme="majorBidi" w:cstheme="majorBidi"/>
          <w:sz w:val="28"/>
          <w:szCs w:val="28"/>
          <w:rtl/>
          <w:lang w:bidi="ar-LY"/>
        </w:rPr>
      </w:pPr>
      <w:commentRangeStart w:id="1"/>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وهو</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عبارة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منصة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الإنترنت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يتيح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للمستخدمين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الملابس</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الإنترنت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يتضمن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واجهة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مستخدم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تفاعلية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تعرض</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مجموعة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الملابس</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المتاحة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وتوفر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معلومات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مفصلة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كل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منتج</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مثل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الصور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والألوان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والأحجام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والأسعار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يتمكن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المستخدمون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تصفح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واختيار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يرغبون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في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شرائها،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ثم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يقومون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بإضافتها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سلة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وإتمام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عملية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وسائل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الإلكترونية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المتاحة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مثل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البطاقات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الائتمانية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أو</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خدمات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الإلكتروني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معالجة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طلبات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وترتيب</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التسليم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ليتم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إرسال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عنوان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العميل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المحدد</w:t>
      </w:r>
      <w:r w:rsidRPr="00CC6009">
        <w:rPr>
          <w:rFonts w:asciiTheme="majorBidi" w:hAnsiTheme="majorBidi" w:cstheme="majorBidi"/>
          <w:sz w:val="28"/>
          <w:szCs w:val="28"/>
          <w:lang w:bidi="ar-LY"/>
        </w:rPr>
        <w:t xml:space="preserve">. </w:t>
      </w:r>
      <w:commentRangeEnd w:id="1"/>
      <w:r w:rsidR="003D4A02">
        <w:rPr>
          <w:rStyle w:val="CommentReference"/>
          <w:rtl/>
        </w:rPr>
        <w:commentReference w:id="1"/>
      </w:r>
    </w:p>
    <w:p w14:paraId="721B040E" w14:textId="7B730F51" w:rsidR="008A24B5" w:rsidRPr="00CC6009" w:rsidRDefault="008A24B5"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1.3 - عيوب النظام </w:t>
      </w:r>
      <w:r w:rsidR="00640318" w:rsidRPr="00CC6009">
        <w:rPr>
          <w:rFonts w:asciiTheme="majorBidi" w:hAnsiTheme="majorBidi" w:cstheme="majorBidi" w:hint="cs"/>
          <w:b/>
          <w:bCs/>
          <w:color w:val="2E74B5" w:themeColor="accent5" w:themeShade="BF"/>
          <w:sz w:val="28"/>
          <w:szCs w:val="28"/>
          <w:rtl/>
        </w:rPr>
        <w:t>الحالي:</w:t>
      </w:r>
      <w:r w:rsidRPr="00CC6009">
        <w:rPr>
          <w:rFonts w:asciiTheme="majorBidi" w:hAnsiTheme="majorBidi" w:cstheme="majorBidi"/>
          <w:b/>
          <w:bCs/>
          <w:color w:val="2E74B5" w:themeColor="accent5" w:themeShade="BF"/>
          <w:sz w:val="28"/>
          <w:szCs w:val="28"/>
          <w:rtl/>
        </w:rPr>
        <w:t xml:space="preserve"> </w:t>
      </w:r>
    </w:p>
    <w:p w14:paraId="7E313CAA" w14:textId="655411E6" w:rsidR="00A16A55" w:rsidRPr="00CC6009" w:rsidRDefault="008A24B5" w:rsidP="00BE5F2D">
      <w:pPr>
        <w:spacing w:line="360" w:lineRule="auto"/>
        <w:jc w:val="right"/>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 xml:space="preserve">تتمثل عيوب النظام القائم في </w:t>
      </w:r>
      <w:r w:rsidR="00CE120E" w:rsidRPr="00CC6009">
        <w:rPr>
          <w:rFonts w:asciiTheme="majorBidi" w:hAnsiTheme="majorBidi" w:cstheme="majorBidi" w:hint="cs"/>
          <w:color w:val="000000" w:themeColor="text1"/>
          <w:sz w:val="28"/>
          <w:szCs w:val="28"/>
          <w:rtl/>
        </w:rPr>
        <w:t xml:space="preserve">الاتي: </w:t>
      </w:r>
      <w:r w:rsidR="00CE120E" w:rsidRPr="00CC6009">
        <w:rPr>
          <w:rFonts w:asciiTheme="majorBidi" w:hAnsiTheme="majorBidi" w:cstheme="majorBidi"/>
          <w:color w:val="000000" w:themeColor="text1"/>
          <w:sz w:val="28"/>
          <w:szCs w:val="28"/>
          <w:rtl/>
        </w:rPr>
        <w:t>-</w:t>
      </w:r>
      <w:r w:rsidRPr="00CC6009">
        <w:rPr>
          <w:rFonts w:asciiTheme="majorBidi" w:hAnsiTheme="majorBidi" w:cstheme="majorBidi"/>
          <w:color w:val="000000" w:themeColor="text1"/>
          <w:sz w:val="28"/>
          <w:szCs w:val="28"/>
          <w:rtl/>
        </w:rPr>
        <w:t xml:space="preserve">   </w:t>
      </w:r>
    </w:p>
    <w:p w14:paraId="045A0217" w14:textId="43A6318B" w:rsidR="00A16A55" w:rsidRPr="00CC6009"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t xml:space="preserve">أداء غير </w:t>
      </w:r>
      <w:r w:rsidR="00640318" w:rsidRPr="00CC6009">
        <w:rPr>
          <w:rFonts w:asciiTheme="majorBidi" w:hAnsiTheme="majorBidi" w:cstheme="majorBidi" w:hint="cs"/>
          <w:color w:val="000000"/>
          <w:sz w:val="28"/>
          <w:szCs w:val="28"/>
          <w:rtl/>
        </w:rPr>
        <w:t>مرضٍ: قد</w:t>
      </w:r>
      <w:r w:rsidRPr="00CC6009">
        <w:rPr>
          <w:rFonts w:asciiTheme="majorBidi" w:hAnsiTheme="majorBidi" w:cstheme="majorBidi"/>
          <w:color w:val="000000"/>
          <w:sz w:val="28"/>
          <w:szCs w:val="28"/>
          <w:rtl/>
        </w:rPr>
        <w:t xml:space="preserve"> يعاني النظام الحالي من بطء </w:t>
      </w:r>
      <w:r w:rsidR="00640318" w:rsidRPr="00CC6009">
        <w:rPr>
          <w:rFonts w:asciiTheme="majorBidi" w:hAnsiTheme="majorBidi" w:cstheme="majorBidi" w:hint="cs"/>
          <w:color w:val="000000"/>
          <w:sz w:val="28"/>
          <w:szCs w:val="28"/>
          <w:rtl/>
        </w:rPr>
        <w:t>في الصور</w:t>
      </w:r>
      <w:r w:rsidRPr="00CC6009">
        <w:rPr>
          <w:rFonts w:asciiTheme="majorBidi" w:hAnsiTheme="majorBidi" w:cstheme="majorBidi"/>
          <w:color w:val="000000"/>
          <w:sz w:val="28"/>
          <w:szCs w:val="28"/>
          <w:rtl/>
        </w:rPr>
        <w:t xml:space="preserve"> مما </w:t>
      </w:r>
      <w:r w:rsidR="00640318" w:rsidRPr="00CC6009">
        <w:rPr>
          <w:rFonts w:asciiTheme="majorBidi" w:hAnsiTheme="majorBidi" w:cstheme="majorBidi" w:hint="cs"/>
          <w:color w:val="000000"/>
          <w:sz w:val="28"/>
          <w:szCs w:val="28"/>
          <w:rtl/>
        </w:rPr>
        <w:t>يؤثر على</w:t>
      </w:r>
      <w:r w:rsidRPr="00CC6009">
        <w:rPr>
          <w:rFonts w:asciiTheme="majorBidi" w:hAnsiTheme="majorBidi" w:cstheme="majorBidi"/>
          <w:color w:val="000000"/>
          <w:sz w:val="28"/>
          <w:szCs w:val="28"/>
          <w:rtl/>
        </w:rPr>
        <w:t xml:space="preserve"> تجربة المستخدم ويقلل من رضاه</w:t>
      </w:r>
    </w:p>
    <w:p w14:paraId="3A061A37" w14:textId="77777777" w:rsidR="00BF46E9" w:rsidRPr="00CC6009" w:rsidRDefault="00BF46E9" w:rsidP="00BE5F2D">
      <w:pPr>
        <w:pStyle w:val="NormalWeb"/>
        <w:bidi/>
        <w:spacing w:before="0" w:beforeAutospacing="0" w:after="0" w:afterAutospacing="0" w:line="360" w:lineRule="auto"/>
        <w:ind w:left="360"/>
        <w:textAlignment w:val="baseline"/>
        <w:divId w:val="159008317"/>
        <w:rPr>
          <w:rFonts w:asciiTheme="majorBidi" w:hAnsiTheme="majorBidi" w:cstheme="majorBidi"/>
          <w:color w:val="000000"/>
          <w:sz w:val="28"/>
          <w:szCs w:val="28"/>
        </w:rPr>
      </w:pPr>
    </w:p>
    <w:p w14:paraId="0C0EE36E" w14:textId="6A6B616C" w:rsidR="00A16A55" w:rsidRPr="00CC6009"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t xml:space="preserve">قيود خيارات البحث: قد يواجه المستخدمون صعوبة في </w:t>
      </w:r>
      <w:r w:rsidR="00640318" w:rsidRPr="00CC6009">
        <w:rPr>
          <w:rFonts w:asciiTheme="majorBidi" w:hAnsiTheme="majorBidi" w:cstheme="majorBidi" w:hint="cs"/>
          <w:color w:val="000000"/>
          <w:sz w:val="28"/>
          <w:szCs w:val="28"/>
          <w:rtl/>
        </w:rPr>
        <w:t>العثور عل</w:t>
      </w:r>
      <w:r w:rsidR="00640318" w:rsidRPr="00CC6009">
        <w:rPr>
          <w:rFonts w:asciiTheme="majorBidi" w:hAnsiTheme="majorBidi" w:cstheme="majorBidi" w:hint="eastAsia"/>
          <w:color w:val="000000"/>
          <w:sz w:val="28"/>
          <w:szCs w:val="28"/>
          <w:rtl/>
        </w:rPr>
        <w:t>ى</w:t>
      </w:r>
      <w:r w:rsidRPr="00CC6009">
        <w:rPr>
          <w:rFonts w:asciiTheme="majorBidi" w:hAnsiTheme="majorBidi" w:cstheme="majorBidi"/>
          <w:color w:val="000000"/>
          <w:sz w:val="28"/>
          <w:szCs w:val="28"/>
          <w:rtl/>
        </w:rPr>
        <w:t xml:space="preserve">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CC6009" w:rsidRDefault="00BF46E9" w:rsidP="00BE5F2D">
      <w:pPr>
        <w:pStyle w:val="NormalWeb"/>
        <w:bidi/>
        <w:spacing w:before="0" w:beforeAutospacing="0" w:after="0" w:afterAutospacing="0" w:line="360" w:lineRule="auto"/>
        <w:textAlignment w:val="baseline"/>
        <w:divId w:val="159008317"/>
        <w:rPr>
          <w:rFonts w:asciiTheme="majorBidi" w:hAnsiTheme="majorBidi" w:cstheme="majorBidi"/>
          <w:color w:val="000000"/>
          <w:sz w:val="28"/>
          <w:szCs w:val="28"/>
          <w:rtl/>
        </w:rPr>
      </w:pPr>
    </w:p>
    <w:p w14:paraId="3237B9D8" w14:textId="3D4762A7" w:rsidR="00A16A55" w:rsidRPr="00CC6009"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lastRenderedPageBreak/>
        <w:t xml:space="preserve">قيود في الاستجابة </w:t>
      </w:r>
      <w:r w:rsidR="00640318" w:rsidRPr="00CC6009">
        <w:rPr>
          <w:rFonts w:asciiTheme="majorBidi" w:hAnsiTheme="majorBidi" w:cstheme="majorBidi" w:hint="cs"/>
          <w:color w:val="000000"/>
          <w:sz w:val="28"/>
          <w:szCs w:val="28"/>
          <w:rtl/>
        </w:rPr>
        <w:t>لأجهزة:</w:t>
      </w:r>
      <w:r w:rsidRPr="00CC6009">
        <w:rPr>
          <w:rFonts w:asciiTheme="majorBidi" w:hAnsiTheme="majorBidi" w:cstheme="majorBidi"/>
          <w:color w:val="000000"/>
          <w:sz w:val="28"/>
          <w:szCs w:val="28"/>
          <w:rtl/>
        </w:rPr>
        <w:t xml:space="preserve">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7E414EDF" w14:textId="77777777" w:rsidR="002D4782" w:rsidRPr="00CC6009" w:rsidRDefault="002D4782" w:rsidP="00BE5F2D">
      <w:pPr>
        <w:spacing w:line="360" w:lineRule="auto"/>
        <w:jc w:val="right"/>
        <w:rPr>
          <w:rFonts w:asciiTheme="majorBidi" w:hAnsiTheme="majorBidi" w:cstheme="majorBidi"/>
          <w:b/>
          <w:bCs/>
          <w:color w:val="2E74B5" w:themeColor="accent5" w:themeShade="BF"/>
          <w:sz w:val="28"/>
          <w:szCs w:val="28"/>
          <w:rtl/>
        </w:rPr>
      </w:pPr>
    </w:p>
    <w:p w14:paraId="69EC5E80" w14:textId="77777777" w:rsidR="002D4782" w:rsidRPr="00CC6009" w:rsidRDefault="002D4782" w:rsidP="00BE5F2D">
      <w:pPr>
        <w:spacing w:line="360" w:lineRule="auto"/>
        <w:jc w:val="right"/>
        <w:rPr>
          <w:rFonts w:asciiTheme="majorBidi" w:hAnsiTheme="majorBidi" w:cstheme="majorBidi"/>
          <w:b/>
          <w:bCs/>
          <w:color w:val="2E74B5" w:themeColor="accent5" w:themeShade="BF"/>
          <w:sz w:val="28"/>
          <w:szCs w:val="28"/>
          <w:rtl/>
        </w:rPr>
      </w:pPr>
    </w:p>
    <w:p w14:paraId="15435BA8" w14:textId="2A7BC975" w:rsidR="001B72F2" w:rsidRPr="00CC6009" w:rsidRDefault="001B72F2" w:rsidP="00BE5F2D">
      <w:pPr>
        <w:spacing w:line="360" w:lineRule="auto"/>
        <w:jc w:val="right"/>
        <w:rPr>
          <w:rFonts w:asciiTheme="majorBidi" w:hAnsiTheme="majorBidi" w:cstheme="majorBidi"/>
          <w:b/>
          <w:bCs/>
          <w:color w:val="BF8F00" w:themeColor="accent4" w:themeShade="BF"/>
          <w:sz w:val="28"/>
          <w:szCs w:val="28"/>
          <w:rtl/>
        </w:rPr>
      </w:pPr>
      <w:r w:rsidRPr="00CC6009">
        <w:rPr>
          <w:rFonts w:asciiTheme="majorBidi" w:hAnsiTheme="majorBidi" w:cstheme="majorBidi"/>
          <w:b/>
          <w:bCs/>
          <w:color w:val="2E74B5" w:themeColor="accent5" w:themeShade="BF"/>
          <w:sz w:val="28"/>
          <w:szCs w:val="28"/>
          <w:rtl/>
        </w:rPr>
        <w:t>1.4 - الهيكل التنظيمي للشركة :</w:t>
      </w:r>
    </w:p>
    <w:p w14:paraId="0A5FD61C" w14:textId="6FA9A846" w:rsidR="001B72F2" w:rsidRPr="00CC6009" w:rsidRDefault="00E92950"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34688"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50FE143B" w14:textId="77777777" w:rsidR="00E171B4" w:rsidRPr="00CC6009" w:rsidRDefault="00E171B4" w:rsidP="00BE5F2D">
      <w:pPr>
        <w:spacing w:line="360" w:lineRule="auto"/>
        <w:rPr>
          <w:rFonts w:asciiTheme="majorBidi" w:hAnsiTheme="majorBidi" w:cstheme="majorBidi"/>
          <w:sz w:val="28"/>
          <w:szCs w:val="28"/>
          <w:rtl/>
        </w:rPr>
      </w:pPr>
    </w:p>
    <w:p w14:paraId="6127F46A" w14:textId="77777777" w:rsidR="00640318" w:rsidRDefault="007C1AA2" w:rsidP="00640318">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1.</w:t>
      </w:r>
      <w:r w:rsidR="00B340F4" w:rsidRPr="00CC6009">
        <w:rPr>
          <w:rFonts w:asciiTheme="majorBidi" w:hAnsiTheme="majorBidi" w:cstheme="majorBidi"/>
          <w:b/>
          <w:bCs/>
          <w:color w:val="2E74B5" w:themeColor="accent5" w:themeShade="BF"/>
          <w:sz w:val="28"/>
          <w:szCs w:val="28"/>
          <w:rtl/>
        </w:rPr>
        <w:t>5</w:t>
      </w:r>
      <w:r w:rsidRPr="00CC6009">
        <w:rPr>
          <w:rFonts w:asciiTheme="majorBidi" w:hAnsiTheme="majorBidi" w:cstheme="majorBidi"/>
          <w:b/>
          <w:bCs/>
          <w:color w:val="2E74B5" w:themeColor="accent5" w:themeShade="BF"/>
          <w:sz w:val="28"/>
          <w:szCs w:val="28"/>
          <w:rtl/>
        </w:rPr>
        <w:t xml:space="preserve"> - </w:t>
      </w:r>
      <w:r w:rsidR="00275A96" w:rsidRPr="00CC6009">
        <w:rPr>
          <w:rFonts w:asciiTheme="majorBidi" w:hAnsiTheme="majorBidi" w:cs="Times New Roman"/>
          <w:b/>
          <w:bCs/>
          <w:color w:val="2E74B5" w:themeColor="accent5" w:themeShade="BF"/>
          <w:sz w:val="28"/>
          <w:szCs w:val="28"/>
          <w:rtl/>
        </w:rPr>
        <w:t>التقنيات</w:t>
      </w:r>
      <w:r w:rsidR="00275A96" w:rsidRPr="00CC6009">
        <w:rPr>
          <w:rFonts w:asciiTheme="majorBidi" w:hAnsiTheme="majorBidi" w:cstheme="majorBidi"/>
          <w:b/>
          <w:bCs/>
          <w:color w:val="2E74B5" w:themeColor="accent5" w:themeShade="BF"/>
          <w:sz w:val="28"/>
          <w:szCs w:val="28"/>
        </w:rPr>
        <w:t xml:space="preserve"> </w:t>
      </w:r>
      <w:r w:rsidR="00275A96" w:rsidRPr="00CC6009">
        <w:rPr>
          <w:rFonts w:asciiTheme="majorBidi" w:hAnsiTheme="majorBidi" w:cs="Times New Roman"/>
          <w:b/>
          <w:bCs/>
          <w:color w:val="2E74B5" w:themeColor="accent5" w:themeShade="BF"/>
          <w:sz w:val="28"/>
          <w:szCs w:val="28"/>
          <w:rtl/>
        </w:rPr>
        <w:t>المستخدمة</w:t>
      </w:r>
    </w:p>
    <w:p w14:paraId="54D85F4C" w14:textId="1BB52492" w:rsidR="00640318" w:rsidRDefault="00640318" w:rsidP="00640318">
      <w:pPr>
        <w:pStyle w:val="ListParagraph"/>
        <w:numPr>
          <w:ilvl w:val="0"/>
          <w:numId w:val="26"/>
        </w:numPr>
        <w:spacing w:line="360" w:lineRule="auto"/>
        <w:jc w:val="both"/>
        <w:rPr>
          <w:rFonts w:asciiTheme="majorBidi" w:hAnsiTheme="majorBidi" w:cstheme="majorBidi"/>
          <w:sz w:val="28"/>
          <w:szCs w:val="28"/>
          <w:lang w:bidi="ar-LY"/>
        </w:rPr>
      </w:pPr>
      <w:r>
        <w:rPr>
          <w:rFonts w:asciiTheme="majorBidi" w:hAnsiTheme="majorBidi" w:cstheme="majorBidi"/>
          <w:sz w:val="28"/>
          <w:szCs w:val="28"/>
          <w:rtl/>
          <w:lang w:bidi="ar-LY"/>
        </w:rPr>
        <w:t>بيئة التطوير</w:t>
      </w:r>
      <w:r>
        <w:rPr>
          <w:rFonts w:asciiTheme="majorBidi" w:hAnsiTheme="majorBidi" w:cstheme="majorBidi"/>
          <w:sz w:val="28"/>
          <w:szCs w:val="28"/>
          <w:lang w:bidi="ar-LY"/>
        </w:rPr>
        <w:t xml:space="preserve"> Microsoft Visual Code</w:t>
      </w:r>
      <w:r>
        <w:rPr>
          <w:rFonts w:asciiTheme="majorBidi" w:hAnsiTheme="majorBidi" w:cstheme="majorBidi"/>
          <w:sz w:val="28"/>
          <w:szCs w:val="28"/>
          <w:rtl/>
          <w:lang w:bidi="ar-LY"/>
        </w:rPr>
        <w:t>.</w:t>
      </w:r>
    </w:p>
    <w:p w14:paraId="0BCCC9D1" w14:textId="287AB711" w:rsidR="00640318" w:rsidRDefault="00640318" w:rsidP="00557DD7">
      <w:pPr>
        <w:pStyle w:val="ListParagraph"/>
        <w:numPr>
          <w:ilvl w:val="0"/>
          <w:numId w:val="26"/>
        </w:numPr>
        <w:spacing w:line="360" w:lineRule="auto"/>
        <w:rPr>
          <w:rFonts w:asciiTheme="majorBidi" w:hAnsiTheme="majorBidi" w:cstheme="majorBidi"/>
          <w:sz w:val="28"/>
          <w:szCs w:val="28"/>
          <w:rtl/>
          <w:lang w:bidi="ar-LY"/>
        </w:rPr>
      </w:pPr>
      <w:r>
        <w:rPr>
          <w:rFonts w:asciiTheme="majorBidi" w:hAnsiTheme="majorBidi" w:cstheme="majorBidi"/>
          <w:sz w:val="28"/>
          <w:szCs w:val="28"/>
          <w:rtl/>
          <w:lang w:bidi="ar-LY"/>
        </w:rPr>
        <w:t>تصميم الموقع الإلكتروني باستخدام</w:t>
      </w:r>
      <w:r w:rsidR="00557DD7">
        <w:rPr>
          <w:rFonts w:asciiTheme="majorBidi" w:hAnsiTheme="majorBidi" w:cstheme="majorBidi" w:hint="cs"/>
          <w:sz w:val="28"/>
          <w:szCs w:val="28"/>
          <w:rtl/>
          <w:lang w:bidi="ar-LY"/>
        </w:rPr>
        <w:t xml:space="preserve"> (</w:t>
      </w:r>
      <w:r w:rsidR="00557DD7" w:rsidRPr="00557DD7">
        <w:rPr>
          <w:rFonts w:asciiTheme="majorBidi" w:hAnsiTheme="majorBidi" w:cstheme="majorBidi"/>
          <w:sz w:val="28"/>
          <w:szCs w:val="28"/>
          <w:lang w:bidi="ar-LY"/>
        </w:rPr>
        <w:t>HTML, CSS, JAVASCRIPT, BOOTSTRAP, Font Awesome, SweetAlert2, jQuery, ajax, JSON</w:t>
      </w:r>
      <w:r w:rsidR="00557DD7">
        <w:rPr>
          <w:rFonts w:asciiTheme="majorBidi" w:hAnsiTheme="majorBidi" w:cstheme="majorBidi" w:hint="cs"/>
          <w:sz w:val="28"/>
          <w:szCs w:val="28"/>
          <w:rtl/>
          <w:lang w:bidi="ar-LY"/>
        </w:rPr>
        <w:t>)</w:t>
      </w:r>
    </w:p>
    <w:p w14:paraId="4A671D48" w14:textId="24613652" w:rsidR="00640318" w:rsidRDefault="00640318" w:rsidP="00640318">
      <w:pPr>
        <w:pStyle w:val="ListParagraph"/>
        <w:numPr>
          <w:ilvl w:val="0"/>
          <w:numId w:val="26"/>
        </w:numPr>
        <w:spacing w:line="360" w:lineRule="auto"/>
        <w:rPr>
          <w:rFonts w:asciiTheme="majorBidi" w:hAnsiTheme="majorBidi" w:cstheme="majorBidi"/>
          <w:sz w:val="28"/>
          <w:szCs w:val="28"/>
          <w:lang w:bidi="ar-LY"/>
        </w:rPr>
      </w:pPr>
      <w:r>
        <w:rPr>
          <w:rFonts w:asciiTheme="majorBidi" w:hAnsiTheme="majorBidi" w:cstheme="majorBidi"/>
          <w:sz w:val="28"/>
          <w:szCs w:val="28"/>
          <w:rtl/>
          <w:lang w:bidi="ar-LY"/>
        </w:rPr>
        <w:t>تصميم قاعدة البيانات باستخدام</w:t>
      </w:r>
      <w:r>
        <w:rPr>
          <w:rFonts w:asciiTheme="majorBidi" w:hAnsiTheme="majorBidi" w:cstheme="majorBidi"/>
          <w:sz w:val="28"/>
          <w:szCs w:val="28"/>
          <w:lang w:bidi="ar-LY"/>
        </w:rPr>
        <w:t xml:space="preserve">(PHP, MYSQL) </w:t>
      </w:r>
      <w:r>
        <w:rPr>
          <w:rFonts w:asciiTheme="majorBidi" w:hAnsiTheme="majorBidi" w:cstheme="majorBidi" w:hint="cs"/>
          <w:sz w:val="28"/>
          <w:szCs w:val="28"/>
          <w:rtl/>
          <w:lang w:bidi="ar-LY"/>
        </w:rPr>
        <w:t xml:space="preserve"> </w:t>
      </w:r>
    </w:p>
    <w:p w14:paraId="1F405789" w14:textId="70DB427F" w:rsidR="00D17FC6" w:rsidRPr="00640318" w:rsidRDefault="00D17FC6" w:rsidP="00640318">
      <w:pPr>
        <w:bidi/>
        <w:spacing w:line="360" w:lineRule="auto"/>
        <w:rPr>
          <w:rFonts w:asciiTheme="majorBidi" w:hAnsiTheme="majorBidi" w:cstheme="majorBidi"/>
          <w:sz w:val="28"/>
          <w:szCs w:val="28"/>
          <w:rtl/>
        </w:rPr>
      </w:pPr>
    </w:p>
    <w:p w14:paraId="536FFE73" w14:textId="77777777" w:rsidR="0075309E" w:rsidRPr="00CC6009" w:rsidRDefault="0075309E" w:rsidP="00D17FC6">
      <w:pPr>
        <w:pStyle w:val="ListParagraph"/>
        <w:spacing w:line="360" w:lineRule="auto"/>
        <w:ind w:left="360"/>
        <w:rPr>
          <w:rFonts w:asciiTheme="majorBidi" w:hAnsiTheme="majorBidi" w:cstheme="majorBidi"/>
          <w:sz w:val="28"/>
          <w:szCs w:val="28"/>
          <w:rtl/>
        </w:rPr>
      </w:pPr>
    </w:p>
    <w:p w14:paraId="5781C25E" w14:textId="1CEF37D1" w:rsidR="00D17FC6" w:rsidRPr="00CC6009" w:rsidRDefault="00D17FC6" w:rsidP="00D17FC6">
      <w:pPr>
        <w:pStyle w:val="ListParagraph"/>
        <w:spacing w:line="360" w:lineRule="auto"/>
        <w:ind w:left="360"/>
        <w:rPr>
          <w:rFonts w:asciiTheme="majorBidi" w:hAnsiTheme="majorBidi" w:cstheme="majorBidi"/>
          <w:sz w:val="28"/>
          <w:szCs w:val="28"/>
          <w:lang w:bidi="ar-LY"/>
        </w:rPr>
      </w:pPr>
    </w:p>
    <w:p w14:paraId="37F8904F" w14:textId="77777777" w:rsidR="00D66120" w:rsidRPr="00CC6009" w:rsidRDefault="00D66120" w:rsidP="00D17FC6">
      <w:pPr>
        <w:pStyle w:val="ListParagraph"/>
        <w:spacing w:line="360" w:lineRule="auto"/>
        <w:ind w:left="360"/>
        <w:rPr>
          <w:rFonts w:asciiTheme="majorBidi" w:hAnsiTheme="majorBidi" w:cstheme="majorBidi"/>
          <w:sz w:val="28"/>
          <w:szCs w:val="28"/>
          <w:rtl/>
          <w:lang w:bidi="ar-LY"/>
        </w:rPr>
      </w:pPr>
    </w:p>
    <w:p w14:paraId="677A9E2A" w14:textId="0D99441D" w:rsidR="00946A81" w:rsidRPr="00CC6009" w:rsidRDefault="0001090B"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lastRenderedPageBreak/>
        <w:t>1.</w:t>
      </w:r>
      <w:r w:rsidR="00D8574D" w:rsidRPr="00CC6009">
        <w:rPr>
          <w:rFonts w:asciiTheme="majorBidi" w:hAnsiTheme="majorBidi" w:cstheme="majorBidi"/>
          <w:b/>
          <w:bCs/>
          <w:color w:val="2E74B5" w:themeColor="accent5" w:themeShade="BF"/>
          <w:sz w:val="28"/>
          <w:szCs w:val="28"/>
          <w:rtl/>
        </w:rPr>
        <w:t>6</w:t>
      </w:r>
      <w:r w:rsidRPr="00CC6009">
        <w:rPr>
          <w:rFonts w:asciiTheme="majorBidi" w:hAnsiTheme="majorBidi" w:cstheme="majorBidi"/>
          <w:b/>
          <w:bCs/>
          <w:color w:val="2E74B5" w:themeColor="accent5" w:themeShade="BF"/>
          <w:sz w:val="28"/>
          <w:szCs w:val="28"/>
          <w:rtl/>
        </w:rPr>
        <w:t xml:space="preserve"> - الدراسة التفصيلية</w:t>
      </w:r>
    </w:p>
    <w:p w14:paraId="5CDE7DF0" w14:textId="700580EE" w:rsidR="00F6629D" w:rsidRPr="00CC6009" w:rsidRDefault="00314EC6"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w:t>
      </w:r>
      <w:r w:rsidR="00640318" w:rsidRPr="00CC6009">
        <w:rPr>
          <w:rFonts w:asciiTheme="majorBidi" w:hAnsiTheme="majorBidi" w:cstheme="majorBidi" w:hint="cs"/>
          <w:sz w:val="28"/>
          <w:szCs w:val="28"/>
          <w:rtl/>
        </w:rPr>
        <w:t xml:space="preserve">وتشمل: </w:t>
      </w:r>
      <w:r w:rsidR="00640318" w:rsidRPr="00CC6009">
        <w:rPr>
          <w:rFonts w:asciiTheme="majorBidi" w:hAnsiTheme="majorBidi" w:cstheme="majorBidi"/>
          <w:sz w:val="28"/>
          <w:szCs w:val="28"/>
          <w:rtl/>
        </w:rPr>
        <w:t>-</w:t>
      </w:r>
    </w:p>
    <w:p w14:paraId="70C950D1" w14:textId="3E53A013" w:rsidR="00946A81" w:rsidRPr="00CC6009" w:rsidRDefault="00F6629D"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 - دراسة الجدوى </w:t>
      </w:r>
      <w:r w:rsidR="00F92F81" w:rsidRPr="00CC6009">
        <w:rPr>
          <w:rFonts w:asciiTheme="majorBidi" w:hAnsiTheme="majorBidi" w:cstheme="majorBidi"/>
          <w:b/>
          <w:bCs/>
          <w:color w:val="2E74B5" w:themeColor="accent5" w:themeShade="BF"/>
          <w:sz w:val="28"/>
          <w:szCs w:val="28"/>
          <w:rtl/>
        </w:rPr>
        <w:t xml:space="preserve"> </w:t>
      </w:r>
      <w:r w:rsidR="00F92F81" w:rsidRPr="00CC6009">
        <w:rPr>
          <w:rFonts w:asciiTheme="majorBidi" w:hAnsiTheme="majorBidi" w:cstheme="majorBidi"/>
          <w:b/>
          <w:bCs/>
          <w:color w:val="2E74B5" w:themeColor="accent5" w:themeShade="BF"/>
          <w:sz w:val="28"/>
          <w:szCs w:val="28"/>
        </w:rPr>
        <w:t xml:space="preserve">Feasibility </w:t>
      </w:r>
      <w:r w:rsidR="00640318" w:rsidRPr="00CC6009">
        <w:rPr>
          <w:rFonts w:asciiTheme="majorBidi" w:hAnsiTheme="majorBidi" w:cstheme="majorBidi"/>
          <w:b/>
          <w:bCs/>
          <w:color w:val="2E74B5" w:themeColor="accent5" w:themeShade="BF"/>
          <w:sz w:val="28"/>
          <w:szCs w:val="28"/>
        </w:rPr>
        <w:t>Study</w:t>
      </w:r>
      <w:r w:rsidR="00640318" w:rsidRPr="00CC6009">
        <w:rPr>
          <w:rFonts w:asciiTheme="majorBidi" w:hAnsiTheme="majorBidi" w:cstheme="majorBidi" w:hint="cs"/>
          <w:b/>
          <w:bCs/>
          <w:color w:val="2E74B5" w:themeColor="accent5" w:themeShade="BF"/>
          <w:sz w:val="28"/>
          <w:szCs w:val="28"/>
          <w:rtl/>
        </w:rPr>
        <w:t>:</w:t>
      </w:r>
      <w:r w:rsidR="00AF175F" w:rsidRPr="00CC6009">
        <w:rPr>
          <w:rFonts w:asciiTheme="majorBidi" w:hAnsiTheme="majorBidi" w:cstheme="majorBidi"/>
          <w:b/>
          <w:bCs/>
          <w:color w:val="2E74B5" w:themeColor="accent5" w:themeShade="BF"/>
          <w:sz w:val="28"/>
          <w:szCs w:val="28"/>
          <w:rtl/>
        </w:rPr>
        <w:t xml:space="preserve"> </w:t>
      </w:r>
    </w:p>
    <w:p w14:paraId="622FD909" w14:textId="77777777" w:rsidR="00E518FC" w:rsidRPr="00CC6009" w:rsidRDefault="00E518FC" w:rsidP="00BE5F2D">
      <w:pPr>
        <w:spacing w:after="0" w:line="360" w:lineRule="auto"/>
        <w:ind w:firstLine="720"/>
        <w:jc w:val="right"/>
        <w:rPr>
          <w:rFonts w:asciiTheme="majorBidi" w:hAnsiTheme="majorBidi" w:cstheme="majorBidi"/>
          <w:sz w:val="28"/>
          <w:szCs w:val="28"/>
          <w:lang w:bidi="ar-LY"/>
        </w:rPr>
      </w:pPr>
      <w:commentRangeStart w:id="2"/>
      <w:r w:rsidRPr="00CC6009">
        <w:rPr>
          <w:rFonts w:asciiTheme="majorBidi" w:hAnsiTheme="majorBidi" w:cstheme="majorBidi"/>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5B650D62" w:rsidR="00E518FC" w:rsidRPr="00CC6009" w:rsidRDefault="00E518FC" w:rsidP="00BE5F2D">
      <w:pPr>
        <w:spacing w:after="0" w:line="360" w:lineRule="auto"/>
        <w:ind w:firstLine="720"/>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عند دراسة نظام جديد يجب علينا أولا أن نعرف إلى أي مدى يكون النظام الجديد قادراً على تنفيذ الوظائف </w:t>
      </w:r>
      <w:r w:rsidR="00640318" w:rsidRPr="00CC6009">
        <w:rPr>
          <w:rFonts w:asciiTheme="majorBidi" w:hAnsiTheme="majorBidi" w:cstheme="majorBidi" w:hint="cs"/>
          <w:sz w:val="28"/>
          <w:szCs w:val="28"/>
          <w:rtl/>
          <w:lang w:bidi="ar-LY"/>
        </w:rPr>
        <w:t>والمهام</w:t>
      </w:r>
      <w:r w:rsidRPr="00CC6009">
        <w:rPr>
          <w:rFonts w:asciiTheme="majorBidi" w:hAnsiTheme="majorBidi" w:cstheme="majorBidi"/>
          <w:sz w:val="28"/>
          <w:szCs w:val="28"/>
          <w:rtl/>
          <w:lang w:bidi="ar-LY"/>
        </w:rPr>
        <w:t xml:space="preserve"> المّرجوة منه وإلى أي مدى يكون قابلاً لإدخال البيانات </w:t>
      </w:r>
      <w:r w:rsidR="00640318" w:rsidRPr="00CC6009">
        <w:rPr>
          <w:rFonts w:asciiTheme="majorBidi" w:hAnsiTheme="majorBidi" w:cstheme="majorBidi" w:hint="cs"/>
          <w:sz w:val="28"/>
          <w:szCs w:val="28"/>
          <w:rtl/>
          <w:lang w:bidi="ar-LY"/>
        </w:rPr>
        <w:t>وقابلاً</w:t>
      </w:r>
      <w:r w:rsidRPr="00CC6009">
        <w:rPr>
          <w:rFonts w:asciiTheme="majorBidi" w:hAnsiTheme="majorBidi" w:cstheme="majorBidi"/>
          <w:sz w:val="28"/>
          <w:szCs w:val="28"/>
          <w:rtl/>
          <w:lang w:bidi="ar-LY"/>
        </w:rPr>
        <w:t xml:space="preserve"> للتطوير وكذلك مدى قبول المستخدم لهذا النظام الجديد.</w:t>
      </w:r>
    </w:p>
    <w:p w14:paraId="5E6396E4" w14:textId="1D10DBF2" w:rsidR="00E518FC" w:rsidRPr="00CC6009" w:rsidRDefault="00E518FC" w:rsidP="00BE5F2D">
      <w:pPr>
        <w:spacing w:after="0" w:line="360" w:lineRule="auto"/>
        <w:ind w:firstLine="720"/>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تعتبر دراسة الجدوى هي بداية عمل المشروع لأنها تقوم بدراسة النظام الحالي </w:t>
      </w:r>
      <w:r w:rsidR="00640318" w:rsidRPr="00CC6009">
        <w:rPr>
          <w:rFonts w:asciiTheme="majorBidi" w:hAnsiTheme="majorBidi" w:cstheme="majorBidi" w:hint="cs"/>
          <w:sz w:val="28"/>
          <w:szCs w:val="28"/>
          <w:rtl/>
          <w:lang w:bidi="ar-LY"/>
        </w:rPr>
        <w:t>وتوضح</w:t>
      </w:r>
      <w:r w:rsidRPr="00CC6009">
        <w:rPr>
          <w:rFonts w:asciiTheme="majorBidi" w:hAnsiTheme="majorBidi" w:cstheme="majorBidi"/>
          <w:sz w:val="28"/>
          <w:szCs w:val="28"/>
          <w:rtl/>
          <w:lang w:bidi="ar-LY"/>
        </w:rPr>
        <w:t xml:space="preserve"> بداية كل مرحلة من مراحل المنظومة ونتيجة كل مرحلة من مراحل المنظومة وتنقسم</w:t>
      </w:r>
      <w:commentRangeEnd w:id="2"/>
      <w:r w:rsidR="00567445">
        <w:rPr>
          <w:rStyle w:val="CommentReference"/>
          <w:rtl/>
        </w:rPr>
        <w:commentReference w:id="2"/>
      </w:r>
    </w:p>
    <w:p w14:paraId="6E0C12AF" w14:textId="77777777" w:rsidR="00C80B9E" w:rsidRPr="00CC6009" w:rsidRDefault="00C80B9E" w:rsidP="00BE5F2D">
      <w:pPr>
        <w:spacing w:line="360" w:lineRule="auto"/>
        <w:jc w:val="both"/>
        <w:rPr>
          <w:rFonts w:asciiTheme="majorBidi" w:hAnsiTheme="majorBidi" w:cstheme="majorBidi"/>
          <w:sz w:val="28"/>
          <w:szCs w:val="28"/>
          <w:rtl/>
        </w:rPr>
      </w:pPr>
    </w:p>
    <w:p w14:paraId="694A4D3A" w14:textId="4655D994" w:rsidR="002F113B" w:rsidRPr="00CC6009" w:rsidRDefault="00C80B9E"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.1 </w:t>
      </w:r>
      <w:r w:rsidR="00640318" w:rsidRPr="00CC6009">
        <w:rPr>
          <w:rFonts w:asciiTheme="majorBidi" w:hAnsiTheme="majorBidi" w:cstheme="majorBidi" w:hint="cs"/>
          <w:b/>
          <w:bCs/>
          <w:color w:val="2E74B5" w:themeColor="accent5" w:themeShade="BF"/>
          <w:sz w:val="28"/>
          <w:szCs w:val="28"/>
          <w:rtl/>
        </w:rPr>
        <w:t xml:space="preserve">- </w:t>
      </w:r>
      <w:commentRangeStart w:id="3"/>
      <w:r w:rsidR="00640318" w:rsidRPr="00CC6009">
        <w:rPr>
          <w:rFonts w:asciiTheme="majorBidi" w:hAnsiTheme="majorBidi" w:cstheme="majorBidi" w:hint="cs"/>
          <w:b/>
          <w:bCs/>
          <w:color w:val="2E74B5" w:themeColor="accent5" w:themeShade="BF"/>
          <w:sz w:val="28"/>
          <w:szCs w:val="28"/>
          <w:rtl/>
        </w:rPr>
        <w:t>دراسة</w:t>
      </w:r>
      <w:r w:rsidR="005906BB" w:rsidRPr="00CC6009">
        <w:rPr>
          <w:rFonts w:asciiTheme="majorBidi" w:hAnsiTheme="majorBidi" w:cstheme="majorBidi"/>
          <w:b/>
          <w:bCs/>
          <w:color w:val="2E74B5" w:themeColor="accent5" w:themeShade="BF"/>
          <w:sz w:val="28"/>
          <w:szCs w:val="28"/>
        </w:rPr>
        <w:t xml:space="preserve"> </w:t>
      </w:r>
      <w:r w:rsidR="005906BB" w:rsidRPr="00CC6009">
        <w:rPr>
          <w:rFonts w:asciiTheme="majorBidi" w:hAnsiTheme="majorBidi" w:cs="Times New Roman"/>
          <w:b/>
          <w:bCs/>
          <w:color w:val="2E74B5" w:themeColor="accent5" w:themeShade="BF"/>
          <w:sz w:val="28"/>
          <w:szCs w:val="28"/>
          <w:rtl/>
        </w:rPr>
        <w:t>السوق</w:t>
      </w:r>
      <w:r w:rsidRPr="00CC6009">
        <w:rPr>
          <w:rFonts w:asciiTheme="majorBidi" w:hAnsiTheme="majorBidi" w:cstheme="majorBidi"/>
          <w:b/>
          <w:bCs/>
          <w:color w:val="2E74B5" w:themeColor="accent5" w:themeShade="BF"/>
          <w:sz w:val="28"/>
          <w:szCs w:val="28"/>
          <w:rtl/>
        </w:rPr>
        <w:t xml:space="preserve"> </w:t>
      </w:r>
      <w:r w:rsidR="00910EFC" w:rsidRPr="00CC6009">
        <w:rPr>
          <w:rFonts w:asciiTheme="majorBidi" w:hAnsiTheme="majorBidi" w:cstheme="majorBidi"/>
          <w:b/>
          <w:bCs/>
          <w:color w:val="2E74B5" w:themeColor="accent5" w:themeShade="BF"/>
          <w:sz w:val="28"/>
          <w:szCs w:val="28"/>
        </w:rPr>
        <w:t>(Market Feasibility Study</w:t>
      </w:r>
      <w:r w:rsidR="00640318" w:rsidRPr="00CC6009">
        <w:rPr>
          <w:rFonts w:asciiTheme="majorBidi" w:hAnsiTheme="majorBidi" w:cstheme="majorBidi"/>
          <w:b/>
          <w:bCs/>
          <w:color w:val="2E74B5" w:themeColor="accent5" w:themeShade="BF"/>
          <w:sz w:val="28"/>
          <w:szCs w:val="28"/>
        </w:rPr>
        <w:t>)</w:t>
      </w:r>
      <w:r w:rsidR="00640318" w:rsidRPr="00CC6009">
        <w:rPr>
          <w:rFonts w:asciiTheme="majorBidi" w:hAnsiTheme="majorBidi" w:cstheme="majorBidi" w:hint="cs"/>
          <w:b/>
          <w:bCs/>
          <w:color w:val="2E74B5" w:themeColor="accent5" w:themeShade="BF"/>
          <w:sz w:val="28"/>
          <w:szCs w:val="28"/>
          <w:rtl/>
        </w:rPr>
        <w:t xml:space="preserve">: </w:t>
      </w:r>
      <w:r w:rsidR="00640318" w:rsidRPr="00CC6009">
        <w:rPr>
          <w:rFonts w:asciiTheme="majorBidi" w:hAnsiTheme="majorBidi" w:cstheme="majorBidi"/>
          <w:b/>
          <w:bCs/>
          <w:color w:val="2E74B5" w:themeColor="accent5" w:themeShade="BF"/>
          <w:sz w:val="28"/>
          <w:szCs w:val="28"/>
          <w:rtl/>
        </w:rPr>
        <w:t>-</w:t>
      </w:r>
      <w:commentRangeEnd w:id="3"/>
      <w:r w:rsidR="00871843">
        <w:rPr>
          <w:rStyle w:val="CommentReference"/>
        </w:rPr>
        <w:commentReference w:id="3"/>
      </w:r>
    </w:p>
    <w:p w14:paraId="69FB75A2" w14:textId="3EE1AA06" w:rsidR="00040D3C" w:rsidRPr="00CC6009" w:rsidRDefault="008F0279">
      <w:pPr>
        <w:bidi/>
        <w:spacing w:line="360" w:lineRule="auto"/>
        <w:rPr>
          <w:rFonts w:asciiTheme="majorBidi" w:hAnsiTheme="majorBidi" w:cstheme="majorBidi"/>
          <w:color w:val="000000" w:themeColor="text1"/>
          <w:sz w:val="28"/>
          <w:szCs w:val="28"/>
        </w:rPr>
        <w:pPrChange w:id="4" w:author="Adnan Sherif [2]" w:date="2024-08-26T19:03:00Z">
          <w:pPr>
            <w:spacing w:line="360" w:lineRule="auto"/>
            <w:jc w:val="right"/>
          </w:pPr>
        </w:pPrChange>
      </w:pPr>
      <w:commentRangeStart w:id="5"/>
      <w:r w:rsidRPr="00CC6009">
        <w:rPr>
          <w:rFonts w:asciiTheme="majorBidi" w:hAnsiTheme="majorBidi" w:cs="Times New Roman"/>
          <w:color w:val="000000" w:themeColor="text1"/>
          <w:sz w:val="28"/>
          <w:szCs w:val="28"/>
          <w:rtl/>
        </w:rPr>
        <w:t>يتم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تحليل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سوق</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الملابس</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عبر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الإنترنت،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ودراسة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المنافسين</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المحتملين</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وتحديد</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الفرص</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التجارية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والتوجهات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السوقية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الحالية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والمستقبلية</w:t>
      </w:r>
      <w:commentRangeEnd w:id="5"/>
      <w:r w:rsidR="00742DA4">
        <w:rPr>
          <w:rStyle w:val="CommentReference"/>
          <w:rtl/>
        </w:rPr>
        <w:commentReference w:id="5"/>
      </w:r>
    </w:p>
    <w:p w14:paraId="22CC029C" w14:textId="77777777" w:rsidR="00040D3C" w:rsidRPr="00CC6009" w:rsidRDefault="00040D3C" w:rsidP="00BE5F2D">
      <w:pPr>
        <w:spacing w:line="360" w:lineRule="auto"/>
        <w:jc w:val="right"/>
        <w:rPr>
          <w:rFonts w:asciiTheme="majorBidi" w:hAnsiTheme="majorBidi" w:cstheme="majorBidi"/>
          <w:color w:val="000000" w:themeColor="text1"/>
          <w:sz w:val="28"/>
          <w:szCs w:val="28"/>
        </w:rPr>
      </w:pPr>
    </w:p>
    <w:p w14:paraId="01471716" w14:textId="4FD9BAEA" w:rsidR="0047282D" w:rsidRPr="00CC6009" w:rsidRDefault="0047282D"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.2 - </w:t>
      </w:r>
      <w:r w:rsidR="000705C9" w:rsidRPr="00CC6009">
        <w:rPr>
          <w:rFonts w:asciiTheme="majorBidi" w:hAnsiTheme="majorBidi" w:cs="Times New Roman"/>
          <w:b/>
          <w:bCs/>
          <w:color w:val="2E74B5" w:themeColor="accent5" w:themeShade="BF"/>
          <w:sz w:val="28"/>
          <w:szCs w:val="28"/>
          <w:rtl/>
        </w:rPr>
        <w:t>دراسة</w:t>
      </w:r>
      <w:r w:rsidR="000705C9" w:rsidRPr="00CC6009">
        <w:rPr>
          <w:rFonts w:asciiTheme="majorBidi" w:hAnsiTheme="majorBidi" w:cstheme="majorBidi"/>
          <w:b/>
          <w:bCs/>
          <w:color w:val="2E74B5" w:themeColor="accent5" w:themeShade="BF"/>
          <w:sz w:val="28"/>
          <w:szCs w:val="28"/>
        </w:rPr>
        <w:t xml:space="preserve"> </w:t>
      </w:r>
      <w:r w:rsidR="000705C9" w:rsidRPr="00CC6009">
        <w:rPr>
          <w:rFonts w:asciiTheme="majorBidi" w:hAnsiTheme="majorBidi" w:cs="Times New Roman"/>
          <w:b/>
          <w:bCs/>
          <w:color w:val="2E74B5" w:themeColor="accent5" w:themeShade="BF"/>
          <w:sz w:val="28"/>
          <w:szCs w:val="28"/>
          <w:rtl/>
        </w:rPr>
        <w:t>الجدوى</w:t>
      </w:r>
      <w:r w:rsidR="000705C9" w:rsidRPr="00CC6009">
        <w:rPr>
          <w:rFonts w:asciiTheme="majorBidi" w:hAnsiTheme="majorBidi" w:cstheme="majorBidi"/>
          <w:b/>
          <w:bCs/>
          <w:color w:val="2E74B5" w:themeColor="accent5" w:themeShade="BF"/>
          <w:sz w:val="28"/>
          <w:szCs w:val="28"/>
        </w:rPr>
        <w:t xml:space="preserve"> </w:t>
      </w:r>
      <w:r w:rsidR="000705C9" w:rsidRPr="00CC6009">
        <w:rPr>
          <w:rFonts w:asciiTheme="majorBidi" w:hAnsiTheme="majorBidi" w:cs="Times New Roman"/>
          <w:b/>
          <w:bCs/>
          <w:color w:val="2E74B5" w:themeColor="accent5" w:themeShade="BF"/>
          <w:sz w:val="28"/>
          <w:szCs w:val="28"/>
          <w:rtl/>
        </w:rPr>
        <w:t>المالية</w:t>
      </w:r>
      <w:r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w:t>
      </w:r>
      <w:r w:rsidR="004A4E6B" w:rsidRPr="00CC6009">
        <w:rPr>
          <w:rFonts w:asciiTheme="majorBidi" w:hAnsiTheme="majorBidi" w:cstheme="majorBidi"/>
          <w:b/>
          <w:bCs/>
          <w:color w:val="2E74B5" w:themeColor="accent5" w:themeShade="BF"/>
          <w:sz w:val="28"/>
          <w:szCs w:val="28"/>
        </w:rPr>
        <w:t>Financial Feasibility Study</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w:t>
      </w:r>
    </w:p>
    <w:p w14:paraId="417A7C4C" w14:textId="078CEA53" w:rsidR="00F47FBB" w:rsidRPr="00CC6009" w:rsidRDefault="00164934">
      <w:pPr>
        <w:bidi/>
        <w:spacing w:line="360" w:lineRule="auto"/>
        <w:rPr>
          <w:rFonts w:asciiTheme="majorBidi" w:hAnsiTheme="majorBidi" w:cstheme="majorBidi"/>
          <w:color w:val="000000" w:themeColor="text1"/>
          <w:sz w:val="28"/>
          <w:szCs w:val="28"/>
        </w:rPr>
        <w:pPrChange w:id="6" w:author="Adnan Sherif [2]" w:date="2024-08-26T19:05:00Z">
          <w:pPr>
            <w:spacing w:line="360" w:lineRule="auto"/>
            <w:jc w:val="right"/>
          </w:pPr>
        </w:pPrChange>
      </w:pPr>
      <w:commentRangeStart w:id="7"/>
      <w:r w:rsidRPr="00CC6009">
        <w:rPr>
          <w:rFonts w:asciiTheme="majorBidi" w:hAnsiTheme="majorBidi" w:cs="Times New Roman"/>
          <w:color w:val="000000" w:themeColor="text1"/>
          <w:sz w:val="28"/>
          <w:szCs w:val="28"/>
          <w:rtl/>
        </w:rPr>
        <w:t>يتم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تحليل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التكاليف</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المتوقعة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للتطوير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والتشغيل،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وتقدير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الإيرادات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المتوقعة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والعائد</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المالي</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المحتمل،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وتقييم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الاستثمار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المطلوب</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والتوقعات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المالية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للمشروع</w:t>
      </w:r>
      <w:commentRangeEnd w:id="7"/>
      <w:r w:rsidR="009260D5">
        <w:rPr>
          <w:rStyle w:val="CommentReference"/>
        </w:rPr>
        <w:commentReference w:id="7"/>
      </w:r>
    </w:p>
    <w:p w14:paraId="0662BE96" w14:textId="77777777" w:rsidR="00040D3C" w:rsidRPr="00CC6009" w:rsidRDefault="00040D3C" w:rsidP="00BE5F2D">
      <w:pPr>
        <w:spacing w:line="360" w:lineRule="auto"/>
        <w:jc w:val="center"/>
        <w:rPr>
          <w:rFonts w:asciiTheme="majorBidi" w:hAnsiTheme="majorBidi" w:cstheme="majorBidi"/>
          <w:color w:val="000000" w:themeColor="text1"/>
          <w:sz w:val="28"/>
          <w:szCs w:val="28"/>
        </w:rPr>
      </w:pPr>
    </w:p>
    <w:p w14:paraId="009338E0" w14:textId="1C45A6FC" w:rsidR="00921805" w:rsidRPr="00CC6009" w:rsidRDefault="00F47FBB"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.3 - </w:t>
      </w:r>
      <w:r w:rsidR="00E1255A" w:rsidRPr="00CC6009">
        <w:rPr>
          <w:rFonts w:asciiTheme="majorBidi" w:hAnsiTheme="majorBidi" w:cs="Times New Roman"/>
          <w:b/>
          <w:bCs/>
          <w:color w:val="2E74B5" w:themeColor="accent5" w:themeShade="BF"/>
          <w:sz w:val="28"/>
          <w:szCs w:val="28"/>
          <w:rtl/>
        </w:rPr>
        <w:t>دراسة</w:t>
      </w:r>
      <w:r w:rsidR="00E1255A" w:rsidRPr="00CC6009">
        <w:rPr>
          <w:rFonts w:asciiTheme="majorBidi" w:hAnsiTheme="majorBidi" w:cstheme="majorBidi"/>
          <w:b/>
          <w:bCs/>
          <w:color w:val="2E74B5" w:themeColor="accent5" w:themeShade="BF"/>
          <w:sz w:val="28"/>
          <w:szCs w:val="28"/>
        </w:rPr>
        <w:t xml:space="preserve"> </w:t>
      </w:r>
      <w:r w:rsidR="00E1255A" w:rsidRPr="00CC6009">
        <w:rPr>
          <w:rFonts w:asciiTheme="majorBidi" w:hAnsiTheme="majorBidi" w:cs="Times New Roman"/>
          <w:b/>
          <w:bCs/>
          <w:color w:val="2E74B5" w:themeColor="accent5" w:themeShade="BF"/>
          <w:sz w:val="28"/>
          <w:szCs w:val="28"/>
          <w:rtl/>
        </w:rPr>
        <w:t>الجدوى</w:t>
      </w:r>
      <w:r w:rsidR="00E1255A" w:rsidRPr="00CC6009">
        <w:rPr>
          <w:rFonts w:asciiTheme="majorBidi" w:hAnsiTheme="majorBidi" w:cstheme="majorBidi"/>
          <w:b/>
          <w:bCs/>
          <w:color w:val="2E74B5" w:themeColor="accent5" w:themeShade="BF"/>
          <w:sz w:val="28"/>
          <w:szCs w:val="28"/>
        </w:rPr>
        <w:t xml:space="preserve"> </w:t>
      </w:r>
      <w:r w:rsidR="00E1255A" w:rsidRPr="00CC6009">
        <w:rPr>
          <w:rFonts w:asciiTheme="majorBidi" w:hAnsiTheme="majorBidi" w:cs="Times New Roman"/>
          <w:b/>
          <w:bCs/>
          <w:color w:val="2E74B5" w:themeColor="accent5" w:themeShade="BF"/>
          <w:sz w:val="28"/>
          <w:szCs w:val="28"/>
          <w:rtl/>
        </w:rPr>
        <w:t>القانونية</w:t>
      </w:r>
      <w:r w:rsidRPr="00CC6009">
        <w:rPr>
          <w:rFonts w:asciiTheme="majorBidi" w:hAnsiTheme="majorBidi" w:cstheme="majorBidi"/>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Pr>
        <w:t>(</w:t>
      </w:r>
      <w:r w:rsidR="002900EE" w:rsidRPr="00CC6009">
        <w:rPr>
          <w:rFonts w:asciiTheme="majorBidi" w:hAnsiTheme="majorBidi" w:cstheme="majorBidi"/>
          <w:b/>
          <w:bCs/>
          <w:color w:val="2E74B5" w:themeColor="accent5" w:themeShade="BF"/>
          <w:sz w:val="28"/>
          <w:szCs w:val="28"/>
        </w:rPr>
        <w:t>Legal Feasibility Study</w:t>
      </w:r>
      <w:r w:rsidR="00921805" w:rsidRPr="00CC6009">
        <w:rPr>
          <w:rFonts w:asciiTheme="majorBidi" w:hAnsiTheme="majorBidi" w:cstheme="majorBidi"/>
          <w:b/>
          <w:bCs/>
          <w:color w:val="2E74B5" w:themeColor="accent5" w:themeShade="BF"/>
          <w:sz w:val="28"/>
          <w:szCs w:val="28"/>
        </w:rPr>
        <w:t>)</w:t>
      </w:r>
      <w:r w:rsidR="00921805"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tl/>
        </w:rPr>
        <w:t>-</w:t>
      </w:r>
    </w:p>
    <w:p w14:paraId="46411AB5" w14:textId="2BF23BE7" w:rsidR="005E2E2D" w:rsidRDefault="003838D2">
      <w:pPr>
        <w:bidi/>
        <w:spacing w:line="360" w:lineRule="auto"/>
        <w:rPr>
          <w:rFonts w:asciiTheme="majorBidi" w:hAnsiTheme="majorBidi" w:cstheme="majorBidi"/>
          <w:sz w:val="28"/>
          <w:szCs w:val="28"/>
        </w:rPr>
        <w:pPrChange w:id="8" w:author="Adnan Sherif [2]" w:date="2024-08-26T19:06:00Z">
          <w:pPr>
            <w:spacing w:line="360" w:lineRule="auto"/>
            <w:jc w:val="right"/>
          </w:pPr>
        </w:pPrChange>
      </w:pPr>
      <w:commentRangeStart w:id="9"/>
      <w:r w:rsidRPr="00CC6009">
        <w:rPr>
          <w:rFonts w:asciiTheme="majorBidi" w:hAnsiTheme="majorBidi" w:cs="Times New Roman"/>
          <w:sz w:val="28"/>
          <w:szCs w:val="28"/>
          <w:rtl/>
        </w:rPr>
        <w:t>يتم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فحص</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القوانين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واللوائح</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المحلية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والدولية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بالتجارة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الإلكترونية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وحقوق</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الملكية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الفكرية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وحماية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المستهلك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والخصوصية</w:t>
      </w:r>
      <w:commentRangeEnd w:id="9"/>
      <w:r w:rsidR="002C775B">
        <w:rPr>
          <w:rStyle w:val="CommentReference"/>
        </w:rPr>
        <w:commentReference w:id="9"/>
      </w:r>
    </w:p>
    <w:p w14:paraId="05EA70DC" w14:textId="77777777" w:rsidR="00E17501" w:rsidRPr="00CC6009" w:rsidRDefault="00E17501" w:rsidP="002D4782">
      <w:pPr>
        <w:spacing w:line="360" w:lineRule="auto"/>
        <w:jc w:val="right"/>
        <w:rPr>
          <w:rFonts w:asciiTheme="majorBidi" w:hAnsiTheme="majorBidi" w:cstheme="majorBidi"/>
          <w:sz w:val="28"/>
          <w:szCs w:val="28"/>
        </w:rPr>
      </w:pPr>
    </w:p>
    <w:p w14:paraId="0D598060" w14:textId="2930CFBF" w:rsidR="00B87848" w:rsidRPr="00CC6009" w:rsidRDefault="00B87848"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.4- </w:t>
      </w:r>
      <w:r w:rsidR="00910EFC" w:rsidRPr="00CC6009">
        <w:rPr>
          <w:rFonts w:asciiTheme="majorBidi" w:hAnsiTheme="majorBidi" w:cs="Times New Roman"/>
          <w:b/>
          <w:bCs/>
          <w:color w:val="2E74B5" w:themeColor="accent5" w:themeShade="BF"/>
          <w:sz w:val="28"/>
          <w:szCs w:val="28"/>
          <w:rtl/>
        </w:rPr>
        <w:t>دراسة</w:t>
      </w:r>
      <w:r w:rsidR="00910EFC"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الجدوى الزمنية </w:t>
      </w:r>
      <w:r w:rsidRPr="00CC6009">
        <w:rPr>
          <w:rFonts w:asciiTheme="majorBidi" w:hAnsiTheme="majorBidi" w:cstheme="majorBidi"/>
          <w:b/>
          <w:bCs/>
          <w:color w:val="2E74B5" w:themeColor="accent5" w:themeShade="BF"/>
          <w:sz w:val="28"/>
          <w:szCs w:val="28"/>
        </w:rPr>
        <w:t>(</w:t>
      </w:r>
      <w:r w:rsidR="0043075B" w:rsidRPr="00CC6009">
        <w:rPr>
          <w:rFonts w:asciiTheme="majorBidi" w:hAnsiTheme="majorBidi" w:cstheme="majorBidi"/>
          <w:b/>
          <w:bCs/>
          <w:color w:val="2E74B5" w:themeColor="accent5" w:themeShade="BF"/>
          <w:sz w:val="28"/>
          <w:szCs w:val="28"/>
        </w:rPr>
        <w:t>Time</w:t>
      </w:r>
      <w:r w:rsidRPr="00CC6009">
        <w:rPr>
          <w:rFonts w:asciiTheme="majorBidi" w:hAnsiTheme="majorBidi" w:cstheme="majorBidi"/>
          <w:b/>
          <w:bCs/>
          <w:color w:val="2E74B5" w:themeColor="accent5" w:themeShade="BF"/>
          <w:sz w:val="28"/>
          <w:szCs w:val="28"/>
        </w:rPr>
        <w:t xml:space="preserve"> Feasibility</w:t>
      </w:r>
      <w:r w:rsidR="0043075B" w:rsidRPr="00CC6009">
        <w:rPr>
          <w:rFonts w:asciiTheme="majorBidi" w:hAnsiTheme="majorBidi" w:cstheme="majorBidi"/>
          <w:b/>
          <w:bCs/>
          <w:color w:val="2E74B5" w:themeColor="accent5" w:themeShade="BF"/>
          <w:sz w:val="28"/>
          <w:szCs w:val="28"/>
        </w:rPr>
        <w:t xml:space="preserve"> Study</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w:t>
      </w:r>
    </w:p>
    <w:p w14:paraId="3D9E9AD9" w14:textId="6399270E"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lastRenderedPageBreak/>
        <w:t xml:space="preserve">وهي تقدير وقت </w:t>
      </w:r>
      <w:r w:rsidR="00640318" w:rsidRPr="00CC6009">
        <w:rPr>
          <w:rFonts w:asciiTheme="majorBidi" w:hAnsiTheme="majorBidi" w:cstheme="majorBidi" w:hint="cs"/>
          <w:sz w:val="28"/>
          <w:szCs w:val="28"/>
          <w:rtl/>
        </w:rPr>
        <w:t>تنفيذ مقترحات</w:t>
      </w:r>
      <w:r w:rsidRPr="00CC6009">
        <w:rPr>
          <w:rFonts w:asciiTheme="majorBidi" w:hAnsiTheme="majorBidi" w:cstheme="majorBidi"/>
          <w:sz w:val="28"/>
          <w:szCs w:val="28"/>
          <w:rtl/>
        </w:rPr>
        <w:t xml:space="preserve"> الدراسة على افتراض أنها مقبولة حيث بالإمكان جدولة التطوير باستخدام أساليب </w:t>
      </w:r>
      <w:r w:rsidR="00640318" w:rsidRPr="00CC6009">
        <w:rPr>
          <w:rFonts w:asciiTheme="majorBidi" w:hAnsiTheme="majorBidi" w:cstheme="majorBidi" w:hint="cs"/>
          <w:sz w:val="28"/>
          <w:szCs w:val="28"/>
          <w:rtl/>
        </w:rPr>
        <w:t>متعددة.</w:t>
      </w:r>
      <w:r w:rsidRPr="00CC6009">
        <w:rPr>
          <w:rFonts w:asciiTheme="majorBidi" w:hAnsiTheme="majorBidi" w:cstheme="majorBidi"/>
          <w:sz w:val="28"/>
          <w:szCs w:val="28"/>
          <w:rtl/>
        </w:rPr>
        <w:t xml:space="preserve"> </w:t>
      </w:r>
    </w:p>
    <w:p w14:paraId="08A7449C" w14:textId="0649F6A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وهنا تــــم استخدام </w:t>
      </w:r>
      <w:r w:rsidR="00640318" w:rsidRPr="00CC6009">
        <w:rPr>
          <w:rFonts w:asciiTheme="majorBidi" w:hAnsiTheme="majorBidi" w:cstheme="majorBidi" w:hint="cs"/>
          <w:sz w:val="28"/>
          <w:szCs w:val="28"/>
          <w:rtl/>
        </w:rPr>
        <w:t>خرائط جانت</w:t>
      </w:r>
      <w:r w:rsidRPr="00CC6009">
        <w:rPr>
          <w:rFonts w:asciiTheme="majorBidi" w:hAnsiTheme="majorBidi" w:cstheme="majorBidi"/>
          <w:sz w:val="28"/>
          <w:szCs w:val="28"/>
          <w:rtl/>
        </w:rPr>
        <w:t xml:space="preserve"> </w:t>
      </w:r>
      <w:r w:rsidRPr="00CC6009">
        <w:rPr>
          <w:rFonts w:asciiTheme="majorBidi" w:hAnsiTheme="majorBidi" w:cstheme="majorBidi"/>
          <w:sz w:val="28"/>
          <w:szCs w:val="28"/>
        </w:rPr>
        <w:t xml:space="preserve">Gantt Chart </w:t>
      </w:r>
      <w:r w:rsidRPr="00CC6009">
        <w:rPr>
          <w:rFonts w:asciiTheme="majorBidi" w:hAnsiTheme="majorBidi" w:cstheme="majorBidi"/>
          <w:sz w:val="28"/>
          <w:szCs w:val="28"/>
          <w:rtl/>
        </w:rPr>
        <w:t xml:space="preserve">  لعمل هذا.</w:t>
      </w:r>
    </w:p>
    <w:p w14:paraId="2229F9DF" w14:textId="6C7E2CAB" w:rsidR="00040D3C" w:rsidRPr="00CC6009" w:rsidRDefault="00B87848"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والشكل </w:t>
      </w:r>
      <w:r w:rsidR="00640318" w:rsidRPr="00CC6009">
        <w:rPr>
          <w:rFonts w:asciiTheme="majorBidi" w:hAnsiTheme="majorBidi" w:cstheme="majorBidi" w:hint="cs"/>
          <w:sz w:val="28"/>
          <w:szCs w:val="28"/>
          <w:rtl/>
        </w:rPr>
        <w:t>الاتي يوضح</w:t>
      </w:r>
      <w:r w:rsidRPr="00CC6009">
        <w:rPr>
          <w:rFonts w:asciiTheme="majorBidi" w:hAnsiTheme="majorBidi" w:cstheme="majorBidi"/>
          <w:sz w:val="28"/>
          <w:szCs w:val="28"/>
          <w:rtl/>
        </w:rPr>
        <w:t xml:space="preserve"> مخطط (</w:t>
      </w:r>
      <w:r w:rsidRPr="00CC6009">
        <w:rPr>
          <w:rFonts w:asciiTheme="majorBidi" w:hAnsiTheme="majorBidi" w:cstheme="majorBidi"/>
          <w:sz w:val="28"/>
          <w:szCs w:val="28"/>
        </w:rPr>
        <w:t>Gantt</w:t>
      </w:r>
      <w:r w:rsidRPr="00CC6009">
        <w:rPr>
          <w:rFonts w:asciiTheme="majorBidi" w:hAnsiTheme="majorBidi" w:cstheme="majorBidi"/>
          <w:sz w:val="28"/>
          <w:szCs w:val="28"/>
          <w:rtl/>
        </w:rPr>
        <w:t xml:space="preserve">) </w:t>
      </w:r>
      <w:r w:rsidR="00640318" w:rsidRPr="00CC6009">
        <w:rPr>
          <w:rFonts w:asciiTheme="majorBidi" w:hAnsiTheme="majorBidi" w:cstheme="majorBidi" w:hint="cs"/>
          <w:sz w:val="28"/>
          <w:szCs w:val="28"/>
          <w:rtl/>
        </w:rPr>
        <w:t>للمشروع:</w:t>
      </w:r>
      <w:r w:rsidRPr="00CC6009">
        <w:rPr>
          <w:rFonts w:asciiTheme="majorBidi" w:hAnsiTheme="majorBidi" w:cstheme="majorBidi"/>
          <w:sz w:val="28"/>
          <w:szCs w:val="28"/>
          <w:rtl/>
        </w:rPr>
        <w:t xml:space="preserve"> </w:t>
      </w:r>
    </w:p>
    <w:p w14:paraId="34895755" w14:textId="77777777" w:rsidR="00011B01" w:rsidRPr="00CC6009" w:rsidRDefault="00011B01" w:rsidP="00BE5F2D">
      <w:pPr>
        <w:bidi/>
        <w:spacing w:line="360" w:lineRule="auto"/>
        <w:rPr>
          <w:rFonts w:asciiTheme="majorBidi" w:hAnsiTheme="majorBidi" w:cstheme="majorBidi"/>
          <w:sz w:val="28"/>
          <w:szCs w:val="28"/>
          <w:rtl/>
        </w:rPr>
      </w:pPr>
    </w:p>
    <w:p w14:paraId="59CD4786" w14:textId="6ED510C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الفترة الزمنية                            </w:t>
      </w:r>
    </w:p>
    <w:p w14:paraId="333DBE51" w14:textId="77777777" w:rsidR="00B87848" w:rsidRPr="00CC6009" w:rsidRDefault="00B87848" w:rsidP="00BE5F2D">
      <w:pPr>
        <w:tabs>
          <w:tab w:val="center" w:pos="5400"/>
        </w:tabs>
        <w:spacing w:line="360" w:lineRule="auto"/>
        <w:rPr>
          <w:rFonts w:asciiTheme="majorBidi" w:hAnsiTheme="majorBidi" w:cstheme="majorBidi"/>
          <w:color w:val="000000"/>
          <w:sz w:val="28"/>
          <w:szCs w:val="28"/>
          <w:rtl/>
        </w:rPr>
      </w:pPr>
      <w:r w:rsidRPr="00CC6009">
        <w:rPr>
          <w:rFonts w:asciiTheme="majorBidi" w:hAnsiTheme="majorBidi" w:cstheme="majorBidi"/>
          <w:noProof/>
          <w:color w:val="000000"/>
          <w:sz w:val="28"/>
          <w:szCs w:val="28"/>
          <w:rtl/>
        </w:rPr>
        <mc:AlternateContent>
          <mc:Choice Requires="wps">
            <w:drawing>
              <wp:anchor distT="0" distB="0" distL="114300" distR="114300" simplePos="0" relativeHeight="25162854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1CC46C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left:0;text-align:left;margin-left:201.95pt;margin-top:-136.75pt;width:22.05pt;height:300.65pt;rotation:-90;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" adj="2455,9944"/>
            </w:pict>
          </mc:Fallback>
        </mc:AlternateContent>
      </w:r>
      <w:r w:rsidRPr="00CC6009">
        <w:rPr>
          <w:rFonts w:asciiTheme="majorBidi" w:hAnsiTheme="majorBidi" w:cstheme="majorBidi"/>
          <w:color w:val="000000"/>
          <w:sz w:val="28"/>
          <w:szCs w:val="28"/>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CC6009"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CC6009" w:rsidRDefault="00B87848"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CC6009" w:rsidRDefault="00B87848"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CC6009" w:rsidRDefault="00B87848"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CC6009" w:rsidRDefault="00B87848"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CC6009" w:rsidRDefault="00B87848" w:rsidP="00BE5F2D">
            <w:pPr>
              <w:spacing w:line="360" w:lineRule="auto"/>
              <w:jc w:val="center"/>
              <w:rPr>
                <w:rFonts w:asciiTheme="majorBidi" w:hAnsiTheme="majorBidi" w:cstheme="majorBidi"/>
                <w:b/>
                <w:bCs/>
                <w:sz w:val="28"/>
                <w:szCs w:val="28"/>
                <w:rtl/>
              </w:rPr>
            </w:pPr>
            <w:r w:rsidRPr="00CC6009">
              <w:rPr>
                <w:rFonts w:asciiTheme="majorBidi" w:hAnsiTheme="majorBidi" w:cstheme="majorBidi"/>
                <w:b/>
                <w:bCs/>
                <w:sz w:val="28"/>
                <w:szCs w:val="28"/>
                <w:rtl/>
              </w:rPr>
              <w:t>النشاطات</w:t>
            </w:r>
          </w:p>
        </w:tc>
      </w:tr>
      <w:tr w:rsidR="00B87848" w:rsidRPr="00CC6009"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du="http://schemas.microsoft.com/office/word/2023/wordml/word16du" xmlns:oel="http://schemas.microsoft.com/office/2019/extlst">
                  <w:pict>
                    <v:group w14:anchorId="1476442B" id="لوحة قماشية 6" o:spid="_x0000_s1026" editas="canvas" style="width:63pt;height:36pt;mso-position-horizontal-relative:char;mso-position-vertical-relative:line" coordsize="800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wrap anchorx="pag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3" distB="4294967293" distL="114300" distR="114300" simplePos="0" relativeHeight="2516080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9B9DC2E" id="رابط مستقيم 5" o:spid="_x0000_s1026" style="position:absolute;left:0;text-align:left;flip:x;z-index:2516080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16256"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1C3EA91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left:0;text-align:left;margin-left:-1.85pt;margin-top:17.35pt;width:52.65pt;height:1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CC6009" w:rsidRDefault="00B87848" w:rsidP="00BE5F2D">
            <w:pPr>
              <w:pStyle w:val="Heading4"/>
              <w:spacing w:line="360" w:lineRule="auto"/>
              <w:jc w:val="lowKashida"/>
              <w:rPr>
                <w:rFonts w:asciiTheme="majorBidi" w:hAnsiTheme="majorBidi"/>
                <w:b/>
                <w:bCs/>
                <w:sz w:val="28"/>
                <w:szCs w:val="28"/>
                <w:rtl/>
                <w:lang w:bidi="ar-LY"/>
              </w:rPr>
            </w:pPr>
            <w:commentRangeStart w:id="10"/>
            <w:r w:rsidRPr="00CC6009">
              <w:rPr>
                <w:rFonts w:asciiTheme="majorBidi" w:hAnsiTheme="majorBidi"/>
                <w:sz w:val="28"/>
                <w:szCs w:val="28"/>
                <w:rtl/>
              </w:rPr>
              <w:t xml:space="preserve">المرحلة التمهيدية </w:t>
            </w:r>
            <w:commentRangeEnd w:id="10"/>
            <w:r w:rsidR="00E34354">
              <w:rPr>
                <w:rStyle w:val="CommentReference"/>
                <w:rFonts w:asciiTheme="minorHAnsi" w:eastAsiaTheme="minorEastAsia" w:hAnsiTheme="minorHAnsi" w:cstheme="minorBidi"/>
                <w:i w:val="0"/>
                <w:iCs w:val="0"/>
                <w:color w:val="auto"/>
                <w:rtl/>
              </w:rPr>
              <w:commentReference w:id="10"/>
            </w:r>
          </w:p>
        </w:tc>
      </w:tr>
      <w:tr w:rsidR="00B87848" w:rsidRPr="00CC6009"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488CE453"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18304" behindDoc="0" locked="0" layoutInCell="1" allowOverlap="1" wp14:anchorId="73C01509" wp14:editId="1C5D346C">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FB3DD41" id="سهم إلى اليسار واليمين 600" o:spid="_x0000_s1026" type="#_x0000_t69" style="position:absolute;left:0;text-align:left;margin-left:32.95pt;margin-top:17.85pt;width:86.9pt;height:11.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602011DA" w:rsidR="00B87848" w:rsidRPr="00CC6009" w:rsidRDefault="00267060"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10112" behindDoc="0" locked="0" layoutInCell="1" allowOverlap="1" wp14:anchorId="20D74434" wp14:editId="7A044E62">
                      <wp:simplePos x="0" y="0"/>
                      <wp:positionH relativeFrom="page">
                        <wp:posOffset>-287751</wp:posOffset>
                      </wp:positionH>
                      <wp:positionV relativeFrom="paragraph">
                        <wp:posOffset>160020</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B130A43" id="رابط مستقيم 599" o:spid="_x0000_s1026" style="position:absolute;left:0;text-align:left;flip:x y;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5pt,12.6pt" to="4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">
                      <v:stroke startarrow="block" endarrow="block"/>
                      <o:lock v:ext="edit" shapetype="f"/>
                      <w10:wrap anchorx="page"/>
                    </v:lin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CC6009" w:rsidRDefault="00B87848" w:rsidP="00BE5F2D">
            <w:pPr>
              <w:pStyle w:val="Heading4"/>
              <w:spacing w:line="360" w:lineRule="auto"/>
              <w:jc w:val="lowKashida"/>
              <w:rPr>
                <w:rFonts w:asciiTheme="majorBidi" w:hAnsiTheme="majorBidi"/>
                <w:b/>
                <w:bCs/>
                <w:sz w:val="28"/>
                <w:szCs w:val="28"/>
              </w:rPr>
            </w:pPr>
            <w:r w:rsidRPr="00CC6009">
              <w:rPr>
                <w:rFonts w:asciiTheme="majorBidi" w:hAnsiTheme="majorBidi"/>
                <w:sz w:val="28"/>
                <w:szCs w:val="28"/>
                <w:rtl/>
              </w:rPr>
              <w:t xml:space="preserve">المرحلة التحليلية </w:t>
            </w:r>
          </w:p>
        </w:tc>
      </w:tr>
      <w:tr w:rsidR="00B87848" w:rsidRPr="00CC6009"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12160"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62E0AE3" id="رابط مستقيم 598" o:spid="_x0000_s1026" style="position:absolute;left:0;text-align:left;flip:x;z-index:251612160;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b/>
                <w:bCs/>
                <w:noProof/>
                <w:sz w:val="28"/>
                <w:szCs w:val="28"/>
              </w:rPr>
              <mc:AlternateContent>
                <mc:Choice Requires="wps">
                  <w:drawing>
                    <wp:anchor distT="0" distB="0" distL="114300" distR="114300" simplePos="0" relativeHeight="251624448"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A839C42" id="سهم إلى اليسار واليمين 594" o:spid="_x0000_s1026" type="#_x0000_t69" style="position:absolute;left:0;text-align:left;margin-left:-1.2pt;margin-top:20.95pt;width:89.9pt;height:11.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CC6009" w:rsidRDefault="00B87848" w:rsidP="00BE5F2D">
            <w:pPr>
              <w:pStyle w:val="Heading4"/>
              <w:spacing w:line="360" w:lineRule="auto"/>
              <w:jc w:val="center"/>
              <w:rPr>
                <w:rFonts w:asciiTheme="majorBidi" w:hAnsiTheme="majorBidi"/>
                <w:b/>
                <w:bCs/>
                <w:sz w:val="28"/>
                <w:szCs w:val="28"/>
              </w:rPr>
            </w:pPr>
            <w:r w:rsidRPr="00CC6009">
              <w:rPr>
                <w:rFonts w:asciiTheme="majorBidi" w:hAnsiTheme="majorBidi"/>
                <w:sz w:val="28"/>
                <w:szCs w:val="28"/>
                <w:rtl/>
              </w:rPr>
              <w:t>المرحلة التصميمية</w:t>
            </w:r>
          </w:p>
        </w:tc>
      </w:tr>
      <w:tr w:rsidR="00B87848" w:rsidRPr="00CC6009"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4DCD5CBF"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0A9EED74"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4B223295" w:rsidR="00B87848" w:rsidRPr="00CC6009" w:rsidRDefault="00C87F8B"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14208" behindDoc="0" locked="0" layoutInCell="1" allowOverlap="1" wp14:anchorId="64C7A258" wp14:editId="386C1672">
                      <wp:simplePos x="0" y="0"/>
                      <wp:positionH relativeFrom="page">
                        <wp:posOffset>-856642</wp:posOffset>
                      </wp:positionH>
                      <wp:positionV relativeFrom="paragraph">
                        <wp:posOffset>140970</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17C3E493" id="رابط مستقيم 4" o:spid="_x0000_s1026" style="position:absolute;left:0;text-align:left;flip:x y;z-index:251614208;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67.45pt,11.1pt" to="58.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CC6009" w:rsidRDefault="00B87848" w:rsidP="00BE5F2D">
            <w:pPr>
              <w:pStyle w:val="Heading4"/>
              <w:spacing w:line="360" w:lineRule="auto"/>
              <w:jc w:val="lowKashida"/>
              <w:rPr>
                <w:rFonts w:asciiTheme="majorBidi" w:hAnsiTheme="majorBidi"/>
                <w:b/>
                <w:bCs/>
                <w:sz w:val="28"/>
                <w:szCs w:val="28"/>
              </w:rPr>
            </w:pPr>
            <w:r w:rsidRPr="00CC6009">
              <w:rPr>
                <w:rFonts w:asciiTheme="majorBidi" w:hAnsiTheme="majorBidi"/>
                <w:sz w:val="28"/>
                <w:szCs w:val="28"/>
                <w:rtl/>
              </w:rPr>
              <w:t xml:space="preserve">المرحلة التنفيذية </w:t>
            </w:r>
          </w:p>
        </w:tc>
      </w:tr>
      <w:tr w:rsidR="00B87848" w:rsidRPr="00CC6009"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22400"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1598B4B" id="سهم إلى اليسار واليمين 2" o:spid="_x0000_s1026" type="#_x0000_t69" style="position:absolute;left:0;text-align:left;margin-left:0;margin-top:21.15pt;width:70.7pt;height:11.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" adj="6316,6548" fillcolor="#0cf">
                      <v:path arrowok="t"/>
                    </v:shape>
                  </w:pict>
                </mc:Fallback>
              </mc:AlternateContent>
            </w:r>
            <w:r w:rsidRPr="00CC6009">
              <w:rPr>
                <w:rFonts w:asciiTheme="majorBidi" w:hAnsiTheme="majorBidi" w:cstheme="majorBidi"/>
                <w:noProof/>
                <w:sz w:val="28"/>
                <w:szCs w:val="28"/>
              </w:rPr>
              <mc:AlternateContent>
                <mc:Choice Requires="wps">
                  <w:drawing>
                    <wp:anchor distT="4294967293" distB="4294967293" distL="114300" distR="114300" simplePos="0" relativeHeight="251626496"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548115C" id="رابط مستقيم 596" o:spid="_x0000_s1026" style="position:absolute;left:0;text-align:left;flip:x;z-index:251626496;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5A6BDBC9" w:rsidR="00B87848" w:rsidRPr="00CC6009" w:rsidRDefault="00C87F8B"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20352" behindDoc="0" locked="0" layoutInCell="1" allowOverlap="1" wp14:anchorId="3326E42C" wp14:editId="5E653B30">
                      <wp:simplePos x="0" y="0"/>
                      <wp:positionH relativeFrom="column">
                        <wp:posOffset>-66040</wp:posOffset>
                      </wp:positionH>
                      <wp:positionV relativeFrom="paragraph">
                        <wp:posOffset>-270510</wp:posOffset>
                      </wp:positionV>
                      <wp:extent cx="862330" cy="152400"/>
                      <wp:effectExtent l="38100" t="19050" r="0" b="3810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4D3F2A1" id="سهم إلى اليسار واليمين 3" o:spid="_x0000_s1026" type="#_x0000_t69" style="position:absolute;left:0;text-align:left;margin-left:-5.2pt;margin-top:-21.3pt;width:67.9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" adj="7635,1080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CC6009" w:rsidRDefault="00B87848" w:rsidP="00BE5F2D">
            <w:pPr>
              <w:pStyle w:val="Heading4"/>
              <w:spacing w:line="360" w:lineRule="auto"/>
              <w:jc w:val="lowKashida"/>
              <w:rPr>
                <w:rFonts w:asciiTheme="majorBidi" w:hAnsiTheme="majorBidi"/>
                <w:b/>
                <w:bCs/>
                <w:sz w:val="28"/>
                <w:szCs w:val="28"/>
              </w:rPr>
            </w:pPr>
            <w:r w:rsidRPr="00CC6009">
              <w:rPr>
                <w:rFonts w:asciiTheme="majorBidi" w:hAnsiTheme="majorBidi"/>
                <w:sz w:val="28"/>
                <w:szCs w:val="28"/>
                <w:rtl/>
              </w:rPr>
              <w:t>مرحلة الاختبار</w:t>
            </w:r>
          </w:p>
        </w:tc>
      </w:tr>
    </w:tbl>
    <w:p w14:paraId="58E89837" w14:textId="77777777" w:rsidR="00B87848" w:rsidRPr="00CC6009" w:rsidRDefault="00B87848" w:rsidP="00BE5F2D">
      <w:pPr>
        <w:spacing w:line="360" w:lineRule="auto"/>
        <w:rPr>
          <w:rFonts w:asciiTheme="majorBidi" w:hAnsiTheme="majorBidi" w:cstheme="majorBidi"/>
          <w:b/>
          <w:bCs/>
          <w:sz w:val="28"/>
          <w:szCs w:val="28"/>
          <w:rtl/>
          <w:lang w:bidi="ar-LY"/>
        </w:rPr>
      </w:pPr>
    </w:p>
    <w:p w14:paraId="6E245224" w14:textId="77AF53E5" w:rsidR="00B87848" w:rsidRPr="00CC6009" w:rsidRDefault="00B87848" w:rsidP="00BE5F2D">
      <w:pPr>
        <w:bidi/>
        <w:spacing w:line="360" w:lineRule="auto"/>
        <w:rPr>
          <w:rFonts w:asciiTheme="majorBidi" w:hAnsiTheme="majorBidi" w:cstheme="majorBidi"/>
          <w:b/>
          <w:bCs/>
          <w:sz w:val="28"/>
          <w:szCs w:val="28"/>
          <w:rtl/>
        </w:rPr>
      </w:pPr>
      <w:r w:rsidRPr="00CC6009">
        <w:rPr>
          <w:rFonts w:asciiTheme="majorBidi" w:hAnsiTheme="majorBidi" w:cstheme="majorBidi"/>
          <w:noProof/>
          <w:sz w:val="28"/>
          <w:szCs w:val="28"/>
          <w:rtl/>
        </w:rPr>
        <mc:AlternateContent>
          <mc:Choice Requires="wps">
            <w:drawing>
              <wp:anchor distT="0" distB="0" distL="114300" distR="114300" simplePos="0" relativeHeight="251632640" behindDoc="0" locked="0" layoutInCell="1" allowOverlap="1" wp14:anchorId="4FBAB7D2" wp14:editId="4D1BADED">
                <wp:simplePos x="0" y="0"/>
                <wp:positionH relativeFrom="column">
                  <wp:posOffset>3556000</wp:posOffset>
                </wp:positionH>
                <wp:positionV relativeFrom="paragraph">
                  <wp:posOffset>45720</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AA6819C" id="سهم إلى اليسار واليمين 2" o:spid="_x0000_s1026" type="#_x0000_t69" style="position:absolute;left:0;text-align:left;margin-left:280pt;margin-top:3.6pt;width:70.7pt;height:11.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" adj="6316,6548" fillcolor="#0cf">
                <v:path arrowok="t"/>
              </v:shape>
            </w:pict>
          </mc:Fallback>
        </mc:AlternateContent>
      </w:r>
      <w:r w:rsidR="007C72C3" w:rsidRPr="00CC6009">
        <w:rPr>
          <w:rFonts w:asciiTheme="majorBidi" w:hAnsiTheme="majorBidi" w:cstheme="majorBidi"/>
          <w:b/>
          <w:bCs/>
          <w:sz w:val="28"/>
          <w:szCs w:val="28"/>
          <w:rtl/>
          <w:lang w:bidi="ar-LY"/>
        </w:rPr>
        <w:t xml:space="preserve">       </w:t>
      </w:r>
      <w:r w:rsidR="00613500" w:rsidRPr="00CC6009">
        <w:rPr>
          <w:rFonts w:asciiTheme="majorBidi" w:hAnsiTheme="majorBidi" w:cstheme="majorBidi"/>
          <w:b/>
          <w:bCs/>
          <w:sz w:val="28"/>
          <w:szCs w:val="28"/>
          <w:rtl/>
          <w:lang w:bidi="ar-LY"/>
        </w:rPr>
        <w:t xml:space="preserve"> </w:t>
      </w:r>
      <w:r w:rsidRPr="00CC6009">
        <w:rPr>
          <w:rFonts w:asciiTheme="majorBidi" w:hAnsiTheme="majorBidi" w:cstheme="majorBidi"/>
          <w:b/>
          <w:bCs/>
          <w:sz w:val="28"/>
          <w:szCs w:val="28"/>
          <w:rtl/>
          <w:lang w:bidi="ar-LY"/>
        </w:rPr>
        <w:t xml:space="preserve">الزمن المتوقع (                  </w:t>
      </w:r>
      <w:r w:rsidR="00267060"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w:t>
      </w:r>
    </w:p>
    <w:p w14:paraId="46E0036D" w14:textId="3AD245F1" w:rsidR="002C6436" w:rsidRPr="00CC6009" w:rsidRDefault="00B87848" w:rsidP="003339D0">
      <w:pPr>
        <w:bidi/>
        <w:spacing w:line="360" w:lineRule="auto"/>
        <w:ind w:left="720"/>
        <w:rPr>
          <w:rFonts w:asciiTheme="majorBidi" w:hAnsiTheme="majorBidi" w:cstheme="majorBidi"/>
          <w:b/>
          <w:bCs/>
          <w:sz w:val="28"/>
          <w:szCs w:val="28"/>
          <w:rtl/>
          <w:lang w:bidi="ar-LY"/>
        </w:rPr>
      </w:pPr>
      <w:r w:rsidRPr="00CC6009">
        <w:rPr>
          <w:rFonts w:asciiTheme="majorBidi" w:hAnsiTheme="majorBidi" w:cstheme="majorBidi"/>
          <w:b/>
          <w:bCs/>
          <w:noProof/>
          <w:sz w:val="28"/>
          <w:szCs w:val="28"/>
          <w:rtl/>
        </w:rPr>
        <mc:AlternateContent>
          <mc:Choice Requires="wps">
            <w:drawing>
              <wp:anchor distT="4294967293" distB="4294967293" distL="114300" distR="114300" simplePos="0" relativeHeight="251630592" behindDoc="0" locked="0" layoutInCell="1" allowOverlap="1" wp14:anchorId="58E56CFC" wp14:editId="10DEF028">
                <wp:simplePos x="0" y="0"/>
                <wp:positionH relativeFrom="page">
                  <wp:posOffset>4170680</wp:posOffset>
                </wp:positionH>
                <wp:positionV relativeFrom="paragraph">
                  <wp:posOffset>137160</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F4C9E65" id="رابط مستقيم 596" o:spid="_x0000_s1026" style="position:absolute;left:0;text-align:left;flip:x;z-index:25163059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28.4pt,10.8pt" to="417.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">
                <v:stroke startarrow="block" endarrow="block"/>
                <o:lock v:ext="edit" shapetype="f"/>
                <w10:wrap anchorx="page"/>
              </v:line>
            </w:pict>
          </mc:Fallback>
        </mc:AlternateContent>
      </w:r>
      <w:r w:rsidRPr="00CC6009">
        <w:rPr>
          <w:rFonts w:asciiTheme="majorBidi" w:hAnsiTheme="majorBidi" w:cstheme="majorBidi"/>
          <w:b/>
          <w:bCs/>
          <w:sz w:val="28"/>
          <w:szCs w:val="28"/>
          <w:rtl/>
          <w:lang w:bidi="ar-LY"/>
        </w:rPr>
        <w:t xml:space="preserve">الزمن الفعلي (                     </w:t>
      </w:r>
      <w:r w:rsidR="00BE5F2D"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 </w:t>
      </w:r>
    </w:p>
    <w:p w14:paraId="684D6435" w14:textId="48D51C28" w:rsidR="00014A9E" w:rsidRPr="00CC6009" w:rsidRDefault="00014A9E" w:rsidP="00BE5F2D">
      <w:pPr>
        <w:bidi/>
        <w:spacing w:line="360" w:lineRule="auto"/>
        <w:rPr>
          <w:rFonts w:asciiTheme="majorBidi" w:hAnsiTheme="majorBidi" w:cstheme="majorBidi"/>
          <w:b/>
          <w:bCs/>
          <w:sz w:val="28"/>
          <w:szCs w:val="28"/>
          <w:rtl/>
        </w:rPr>
      </w:pPr>
    </w:p>
    <w:p w14:paraId="30B5AF93" w14:textId="04DB0E72" w:rsidR="00014A9E" w:rsidRPr="00CC6009" w:rsidRDefault="00014A9E" w:rsidP="00BE5F2D">
      <w:pPr>
        <w:bidi/>
        <w:spacing w:line="360" w:lineRule="auto"/>
        <w:ind w:left="720"/>
        <w:rPr>
          <w:rFonts w:asciiTheme="majorBidi" w:hAnsiTheme="majorBidi" w:cstheme="majorBidi"/>
          <w:b/>
          <w:bCs/>
          <w:sz w:val="28"/>
          <w:szCs w:val="28"/>
          <w:lang w:bidi="ar-LY"/>
        </w:rPr>
      </w:pPr>
    </w:p>
    <w:p w14:paraId="62C5D7B2" w14:textId="2366D35A" w:rsidR="00D8574D" w:rsidRPr="00CC6009" w:rsidRDefault="00D8574D" w:rsidP="00BE5F2D">
      <w:pPr>
        <w:bidi/>
        <w:spacing w:line="360" w:lineRule="auto"/>
        <w:ind w:left="720"/>
        <w:rPr>
          <w:rFonts w:asciiTheme="majorBidi" w:hAnsiTheme="majorBidi" w:cstheme="majorBidi"/>
          <w:b/>
          <w:bCs/>
          <w:sz w:val="28"/>
          <w:szCs w:val="28"/>
          <w:lang w:bidi="ar-LY"/>
        </w:rPr>
      </w:pPr>
    </w:p>
    <w:p w14:paraId="3AC6F225" w14:textId="77777777" w:rsidR="005E2E2D" w:rsidRPr="00CC6009" w:rsidRDefault="005E2E2D" w:rsidP="00BE5F2D">
      <w:pPr>
        <w:bidi/>
        <w:spacing w:line="360" w:lineRule="auto"/>
        <w:ind w:left="720"/>
        <w:rPr>
          <w:rFonts w:asciiTheme="majorBidi" w:hAnsiTheme="majorBidi" w:cstheme="majorBidi"/>
          <w:b/>
          <w:bCs/>
          <w:sz w:val="28"/>
          <w:szCs w:val="28"/>
          <w:rtl/>
          <w:lang w:bidi="ar-LY"/>
        </w:rPr>
      </w:pPr>
    </w:p>
    <w:p w14:paraId="13F057FF" w14:textId="4AAA700C" w:rsidR="00014A9E" w:rsidRPr="00CC6009" w:rsidRDefault="00014A9E" w:rsidP="00BE5F2D">
      <w:pPr>
        <w:bidi/>
        <w:spacing w:line="360" w:lineRule="auto"/>
        <w:ind w:left="720"/>
        <w:rPr>
          <w:rFonts w:asciiTheme="majorBidi" w:hAnsiTheme="majorBidi" w:cstheme="majorBidi"/>
          <w:b/>
          <w:bCs/>
          <w:sz w:val="28"/>
          <w:szCs w:val="28"/>
        </w:rPr>
      </w:pPr>
    </w:p>
    <w:p w14:paraId="66C34B24" w14:textId="6D269957" w:rsidR="00D70037" w:rsidRPr="00CC6009" w:rsidRDefault="00D70037" w:rsidP="00BE5F2D">
      <w:pPr>
        <w:spacing w:line="360" w:lineRule="auto"/>
        <w:rPr>
          <w:rFonts w:asciiTheme="majorBidi" w:hAnsiTheme="majorBidi" w:cstheme="majorBidi"/>
          <w:sz w:val="28"/>
          <w:szCs w:val="28"/>
        </w:rPr>
      </w:pPr>
    </w:p>
    <w:p w14:paraId="155C53A2" w14:textId="77777777" w:rsidR="00491055" w:rsidRPr="00CC6009" w:rsidRDefault="00491055" w:rsidP="00BE5F2D">
      <w:pPr>
        <w:spacing w:line="360" w:lineRule="auto"/>
        <w:rPr>
          <w:rFonts w:asciiTheme="majorBidi" w:hAnsiTheme="majorBidi" w:cstheme="majorBidi"/>
          <w:sz w:val="28"/>
          <w:szCs w:val="28"/>
        </w:rPr>
      </w:pPr>
    </w:p>
    <w:p w14:paraId="53B8DAF1" w14:textId="77777777" w:rsidR="00D70037" w:rsidRPr="00CC6009" w:rsidRDefault="00D70037" w:rsidP="00BE5F2D">
      <w:pPr>
        <w:spacing w:line="360" w:lineRule="auto"/>
        <w:rPr>
          <w:rFonts w:asciiTheme="majorBidi" w:hAnsiTheme="majorBidi" w:cstheme="majorBidi"/>
          <w:sz w:val="28"/>
          <w:szCs w:val="28"/>
          <w:rtl/>
        </w:rPr>
      </w:pPr>
    </w:p>
    <w:p w14:paraId="6D4C313A" w14:textId="519B233A" w:rsidR="003A5900" w:rsidRPr="00CC6009" w:rsidRDefault="003A5900"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التخطيط     </w:t>
      </w:r>
    </w:p>
    <w:p w14:paraId="1F096A58" w14:textId="248B33D6" w:rsidR="003A5900"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F835F8"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w:t>
      </w:r>
      <w:r w:rsidR="003A5900" w:rsidRPr="00CC6009">
        <w:rPr>
          <w:rFonts w:asciiTheme="majorBidi" w:hAnsiTheme="majorBidi" w:cstheme="majorBidi"/>
          <w:b/>
          <w:bCs/>
          <w:color w:val="2E74B5" w:themeColor="accent5" w:themeShade="BF"/>
          <w:sz w:val="28"/>
          <w:szCs w:val="28"/>
        </w:rPr>
        <w:t xml:space="preserve"> Planning Phase</w:t>
      </w:r>
      <w:r w:rsidR="00BE5F2D" w:rsidRPr="00CC6009">
        <w:rPr>
          <w:rFonts w:asciiTheme="majorBidi" w:hAnsiTheme="majorBidi" w:cstheme="majorBidi"/>
          <w:b/>
          <w:bCs/>
          <w:color w:val="2E74B5" w:themeColor="accent5" w:themeShade="BF"/>
          <w:sz w:val="28"/>
          <w:szCs w:val="28"/>
        </w:rPr>
        <w:t xml:space="preserve">   </w:t>
      </w:r>
    </w:p>
    <w:p w14:paraId="217A1572" w14:textId="77777777" w:rsidR="00B87848" w:rsidRPr="00CC6009" w:rsidRDefault="00B87848" w:rsidP="00BE5F2D">
      <w:pPr>
        <w:spacing w:line="360" w:lineRule="auto"/>
        <w:rPr>
          <w:rFonts w:asciiTheme="majorBidi" w:hAnsiTheme="majorBidi" w:cstheme="majorBidi"/>
          <w:sz w:val="28"/>
          <w:szCs w:val="28"/>
          <w:rtl/>
        </w:rPr>
      </w:pPr>
    </w:p>
    <w:p w14:paraId="41B500F5" w14:textId="35AB6344" w:rsidR="00014A9E" w:rsidRPr="00CC6009" w:rsidRDefault="00014A9E" w:rsidP="00BE5F2D">
      <w:pPr>
        <w:spacing w:line="360" w:lineRule="auto"/>
        <w:jc w:val="right"/>
        <w:rPr>
          <w:rFonts w:asciiTheme="majorBidi" w:hAnsiTheme="majorBidi" w:cstheme="majorBidi"/>
          <w:b/>
          <w:bCs/>
          <w:color w:val="2E74B5" w:themeColor="accent5" w:themeShade="BF"/>
          <w:sz w:val="28"/>
          <w:szCs w:val="28"/>
        </w:rPr>
      </w:pPr>
    </w:p>
    <w:p w14:paraId="0B0BEFF0" w14:textId="77777777" w:rsidR="00014A9E" w:rsidRPr="00CC6009" w:rsidRDefault="00014A9E"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br w:type="page"/>
      </w:r>
    </w:p>
    <w:p w14:paraId="10340CDE" w14:textId="77777777" w:rsidR="00744C5C" w:rsidRPr="00CC6009" w:rsidRDefault="00744C5C" w:rsidP="00BE5F2D">
      <w:pPr>
        <w:spacing w:line="360" w:lineRule="auto"/>
        <w:ind w:firstLine="84"/>
        <w:jc w:val="right"/>
        <w:rPr>
          <w:rFonts w:asciiTheme="majorBidi" w:hAnsiTheme="majorBidi" w:cstheme="majorBidi"/>
          <w:sz w:val="28"/>
          <w:szCs w:val="28"/>
          <w:rtl/>
        </w:rPr>
      </w:pPr>
      <w:r w:rsidRPr="00CC6009">
        <w:rPr>
          <w:rFonts w:asciiTheme="majorBidi" w:hAnsiTheme="majorBidi" w:cstheme="majorBidi"/>
          <w:b/>
          <w:bCs/>
          <w:color w:val="2E74B5" w:themeColor="accent5" w:themeShade="BF"/>
          <w:sz w:val="28"/>
          <w:szCs w:val="28"/>
          <w:rtl/>
          <w:lang w:bidi="ar-LY"/>
        </w:rPr>
        <w:lastRenderedPageBreak/>
        <w:t>تمهيد</w:t>
      </w:r>
    </w:p>
    <w:p w14:paraId="37DE576C" w14:textId="5980DFA3" w:rsidR="00744C5C" w:rsidRPr="00CC6009" w:rsidRDefault="00744C5C"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وهي المرحلة الثانية من مراحل </w:t>
      </w:r>
      <w:r w:rsidR="00640318" w:rsidRPr="00CC6009">
        <w:rPr>
          <w:rFonts w:asciiTheme="majorBidi" w:hAnsiTheme="majorBidi" w:cstheme="majorBidi" w:hint="cs"/>
          <w:sz w:val="28"/>
          <w:szCs w:val="28"/>
          <w:rtl/>
          <w:lang w:bidi="ar-LY"/>
        </w:rPr>
        <w:t>المشروع، حيث</w:t>
      </w:r>
      <w:r w:rsidRPr="00CC6009">
        <w:rPr>
          <w:rFonts w:asciiTheme="majorBidi" w:hAnsiTheme="majorBidi" w:cstheme="majorBidi"/>
          <w:sz w:val="28"/>
          <w:szCs w:val="28"/>
          <w:rtl/>
          <w:lang w:bidi="ar-LY"/>
        </w:rPr>
        <w:t xml:space="preserve"> هي عبارة عن جميع الأنشطة الإدارية التي تُجرى لغرض توضيح المشروع وأهدافه وله أهمية كبيرة في تحديد الوظائف الواجب إنجازها والجدول الزمني والقيود والأخطار </w:t>
      </w:r>
      <w:r w:rsidR="00640318" w:rsidRPr="00CC6009">
        <w:rPr>
          <w:rFonts w:asciiTheme="majorBidi" w:hAnsiTheme="majorBidi" w:cstheme="majorBidi" w:hint="cs"/>
          <w:sz w:val="28"/>
          <w:szCs w:val="28"/>
          <w:rtl/>
          <w:lang w:bidi="ar-LY"/>
        </w:rPr>
        <w:t>المتوقعة،</w:t>
      </w:r>
      <w:r w:rsidRPr="00CC6009">
        <w:rPr>
          <w:rFonts w:asciiTheme="majorBidi" w:hAnsiTheme="majorBidi" w:cstheme="majorBidi"/>
          <w:sz w:val="28"/>
          <w:szCs w:val="28"/>
          <w:rtl/>
          <w:lang w:bidi="ar-LY"/>
        </w:rPr>
        <w:t xml:space="preserve"> وأيضا تشمل البنود </w:t>
      </w:r>
      <w:r w:rsidR="00640318" w:rsidRPr="00CC6009">
        <w:rPr>
          <w:rFonts w:asciiTheme="majorBidi" w:hAnsiTheme="majorBidi" w:cstheme="majorBidi" w:hint="cs"/>
          <w:sz w:val="28"/>
          <w:szCs w:val="28"/>
          <w:rtl/>
          <w:lang w:bidi="ar-LY"/>
        </w:rPr>
        <w:t>الآتية:</w:t>
      </w:r>
    </w:p>
    <w:p w14:paraId="67CC9B9B"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المنظومة </w:t>
      </w:r>
      <w:commentRangeStart w:id="11"/>
      <w:r w:rsidRPr="00CC6009">
        <w:rPr>
          <w:rFonts w:asciiTheme="majorBidi" w:hAnsiTheme="majorBidi" w:cstheme="majorBidi"/>
          <w:sz w:val="28"/>
          <w:szCs w:val="28"/>
          <w:rtl/>
          <w:lang w:bidi="ar-LY"/>
        </w:rPr>
        <w:t>المقرحة</w:t>
      </w:r>
      <w:commentRangeEnd w:id="11"/>
      <w:r w:rsidR="00A1473C">
        <w:rPr>
          <w:rStyle w:val="CommentReference"/>
          <w:rFonts w:eastAsiaTheme="minorEastAsia"/>
          <w:rtl/>
        </w:rPr>
        <w:commentReference w:id="11"/>
      </w:r>
      <w:r w:rsidRPr="00CC6009">
        <w:rPr>
          <w:rFonts w:asciiTheme="majorBidi" w:hAnsiTheme="majorBidi" w:cstheme="majorBidi"/>
          <w:sz w:val="28"/>
          <w:szCs w:val="28"/>
          <w:rtl/>
          <w:lang w:bidi="ar-LY"/>
        </w:rPr>
        <w:t>.</w:t>
      </w:r>
    </w:p>
    <w:p w14:paraId="2F7A6D30"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أهداف المنظومة المقرحة.</w:t>
      </w:r>
    </w:p>
    <w:p w14:paraId="06BBA927"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مستلزمات المشروع.</w:t>
      </w:r>
    </w:p>
    <w:p w14:paraId="6854E10E"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الادوات المستخدمة في إعداد المنظومة</w:t>
      </w:r>
    </w:p>
    <w:p w14:paraId="1B4AD684"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النموذج المستخدم في إعداد المنظومة.</w:t>
      </w:r>
    </w:p>
    <w:p w14:paraId="2114462B"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الاشياء التي يتم تسليمها للزبون.</w:t>
      </w:r>
    </w:p>
    <w:p w14:paraId="21D4ACA6"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خصائص الجودة.</w:t>
      </w:r>
    </w:p>
    <w:p w14:paraId="76F02BA7" w14:textId="77777777"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تحليل المخاطر.</w:t>
      </w:r>
    </w:p>
    <w:p w14:paraId="76C78D37" w14:textId="4FE6BF5D" w:rsidR="00744C5C" w:rsidRPr="00CC6009" w:rsidRDefault="00744C5C"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2.1 - المنظومة </w:t>
      </w:r>
      <w:r w:rsidR="00640318" w:rsidRPr="00CC6009">
        <w:rPr>
          <w:rFonts w:asciiTheme="majorBidi" w:hAnsiTheme="majorBidi" w:cstheme="majorBidi" w:hint="cs"/>
          <w:b/>
          <w:bCs/>
          <w:color w:val="2E74B5" w:themeColor="accent5" w:themeShade="BF"/>
          <w:sz w:val="28"/>
          <w:szCs w:val="28"/>
          <w:rtl/>
        </w:rPr>
        <w:t>المقترحة:</w:t>
      </w:r>
    </w:p>
    <w:p w14:paraId="60817861" w14:textId="4A8C8820" w:rsidR="00744C5C" w:rsidRPr="00CC6009" w:rsidRDefault="00744C5C" w:rsidP="00BE5F2D">
      <w:pPr>
        <w:spacing w:line="360" w:lineRule="auto"/>
        <w:jc w:val="right"/>
        <w:rPr>
          <w:rFonts w:asciiTheme="majorBidi" w:hAnsiTheme="majorBidi" w:cstheme="majorBidi"/>
          <w:color w:val="000000" w:themeColor="text1"/>
          <w:sz w:val="28"/>
          <w:szCs w:val="28"/>
        </w:rPr>
      </w:pPr>
      <w:commentRangeStart w:id="12"/>
      <w:r w:rsidRPr="00CC6009">
        <w:rPr>
          <w:rFonts w:asciiTheme="majorBidi" w:hAnsiTheme="majorBidi" w:cstheme="majorBidi"/>
          <w:color w:val="000000" w:themeColor="text1"/>
          <w:sz w:val="28"/>
          <w:szCs w:val="28"/>
          <w:rtl/>
        </w:rPr>
        <w:t>يتمثل</w:t>
      </w:r>
      <w:commentRangeEnd w:id="12"/>
      <w:r w:rsidR="00AE0451">
        <w:rPr>
          <w:rStyle w:val="CommentReference"/>
          <w:rtl/>
        </w:rPr>
        <w:commentReference w:id="12"/>
      </w:r>
      <w:r w:rsidRPr="00CC6009">
        <w:rPr>
          <w:rFonts w:asciiTheme="majorBidi" w:hAnsiTheme="majorBidi" w:cstheme="majorBidi"/>
          <w:color w:val="000000" w:themeColor="text1"/>
          <w:sz w:val="28"/>
          <w:szCs w:val="28"/>
          <w:rtl/>
        </w:rPr>
        <w:t xml:space="preserve"> المنظومة المقترحة </w:t>
      </w:r>
      <w:commentRangeStart w:id="13"/>
      <w:r w:rsidRPr="00CC6009">
        <w:rPr>
          <w:rFonts w:asciiTheme="majorBidi" w:hAnsiTheme="majorBidi" w:cstheme="majorBidi"/>
          <w:color w:val="000000" w:themeColor="text1"/>
          <w:sz w:val="28"/>
          <w:szCs w:val="28"/>
          <w:rtl/>
        </w:rPr>
        <w:t>في</w:t>
      </w:r>
      <w:commentRangeEnd w:id="13"/>
      <w:r w:rsidR="007370B0">
        <w:rPr>
          <w:rStyle w:val="CommentReference"/>
          <w:rtl/>
        </w:rPr>
        <w:commentReference w:id="13"/>
      </w:r>
      <w:r w:rsidRPr="00CC6009">
        <w:rPr>
          <w:rFonts w:asciiTheme="majorBidi" w:hAnsiTheme="majorBidi" w:cstheme="majorBidi"/>
          <w:color w:val="000000" w:themeColor="text1"/>
          <w:sz w:val="28"/>
          <w:szCs w:val="28"/>
          <w:rtl/>
        </w:rPr>
        <w:t xml:space="preserve"> تطوير النظام </w:t>
      </w:r>
      <w:r w:rsidR="00640318" w:rsidRPr="00CC6009">
        <w:rPr>
          <w:rFonts w:asciiTheme="majorBidi" w:hAnsiTheme="majorBidi" w:cstheme="majorBidi" w:hint="cs"/>
          <w:color w:val="000000" w:themeColor="text1"/>
          <w:sz w:val="28"/>
          <w:szCs w:val="28"/>
          <w:rtl/>
        </w:rPr>
        <w:t>القائم وإحلال</w:t>
      </w:r>
      <w:r w:rsidRPr="00CC6009">
        <w:rPr>
          <w:rFonts w:asciiTheme="majorBidi" w:hAnsiTheme="majorBidi" w:cstheme="majorBidi"/>
          <w:color w:val="000000" w:themeColor="text1"/>
          <w:sz w:val="28"/>
          <w:szCs w:val="28"/>
          <w:rtl/>
        </w:rPr>
        <w:t xml:space="preserve"> النظام الجديد محله بالشكل المطلوب وذلك باستخدام تقنيات جديدة </w:t>
      </w:r>
      <w:r w:rsidR="004A2DC0" w:rsidRPr="00CC6009">
        <w:rPr>
          <w:rFonts w:asciiTheme="majorBidi" w:hAnsiTheme="majorBidi" w:cstheme="majorBidi"/>
          <w:color w:val="000000" w:themeColor="text1"/>
          <w:sz w:val="28"/>
          <w:szCs w:val="28"/>
          <w:rtl/>
        </w:rPr>
        <w:t>و</w:t>
      </w:r>
      <w:r w:rsidRPr="00CC6009">
        <w:rPr>
          <w:rFonts w:asciiTheme="majorBidi" w:hAnsiTheme="majorBidi" w:cstheme="majorBidi"/>
          <w:color w:val="000000" w:themeColor="text1"/>
          <w:sz w:val="28"/>
          <w:szCs w:val="28"/>
          <w:rtl/>
        </w:rPr>
        <w:t xml:space="preserve">توفر إمكانيات يفتقدها النظام </w:t>
      </w:r>
      <w:r w:rsidR="00640318" w:rsidRPr="00CC6009">
        <w:rPr>
          <w:rFonts w:asciiTheme="majorBidi" w:hAnsiTheme="majorBidi" w:cstheme="majorBidi" w:hint="cs"/>
          <w:color w:val="000000" w:themeColor="text1"/>
          <w:sz w:val="28"/>
          <w:szCs w:val="28"/>
          <w:rtl/>
        </w:rPr>
        <w:t>السابق،</w:t>
      </w:r>
      <w:r w:rsidRPr="00CC6009">
        <w:rPr>
          <w:rFonts w:asciiTheme="majorBidi" w:hAnsiTheme="majorBidi" w:cstheme="majorBidi"/>
          <w:color w:val="000000" w:themeColor="text1"/>
          <w:sz w:val="28"/>
          <w:szCs w:val="28"/>
          <w:rtl/>
        </w:rPr>
        <w:t xml:space="preserve"> فالمنظومة الجديد تقوم بتحسين الأداء </w:t>
      </w:r>
      <w:commentRangeStart w:id="14"/>
      <w:r w:rsidRPr="00CC6009">
        <w:rPr>
          <w:rFonts w:asciiTheme="majorBidi" w:hAnsiTheme="majorBidi" w:cstheme="majorBidi"/>
          <w:color w:val="000000" w:themeColor="text1"/>
          <w:sz w:val="28"/>
          <w:szCs w:val="28"/>
          <w:rtl/>
        </w:rPr>
        <w:t xml:space="preserve">بتكلفة معقولة </w:t>
      </w:r>
      <w:commentRangeEnd w:id="14"/>
      <w:r w:rsidR="00E43A61">
        <w:rPr>
          <w:rStyle w:val="CommentReference"/>
          <w:rtl/>
        </w:rPr>
        <w:commentReference w:id="14"/>
      </w:r>
      <w:r w:rsidRPr="00CC6009">
        <w:rPr>
          <w:rFonts w:asciiTheme="majorBidi" w:hAnsiTheme="majorBidi" w:cstheme="majorBidi"/>
          <w:color w:val="000000" w:themeColor="text1"/>
          <w:sz w:val="28"/>
          <w:szCs w:val="28"/>
          <w:rtl/>
        </w:rPr>
        <w:t xml:space="preserve">وتعديل أي </w:t>
      </w:r>
      <w:r w:rsidR="004A2DC0" w:rsidRPr="00CC6009">
        <w:rPr>
          <w:rFonts w:asciiTheme="majorBidi" w:hAnsiTheme="majorBidi" w:cstheme="majorBidi"/>
          <w:color w:val="000000" w:themeColor="text1"/>
          <w:sz w:val="28"/>
          <w:szCs w:val="28"/>
          <w:rtl/>
        </w:rPr>
        <w:t>جزء منه</w:t>
      </w:r>
      <w:r w:rsidRPr="00CC6009">
        <w:rPr>
          <w:rFonts w:asciiTheme="majorBidi" w:hAnsiTheme="majorBidi" w:cstheme="majorBidi"/>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CC6009" w:rsidRDefault="0070130A"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2.2 - أهداف المنظومة المقترحة:</w:t>
      </w:r>
    </w:p>
    <w:p w14:paraId="39AE9D4F" w14:textId="77777777" w:rsidR="0070130A" w:rsidRPr="00CC6009" w:rsidRDefault="0070130A" w:rsidP="00BE5F2D">
      <w:pPr>
        <w:pStyle w:val="ListParagraph"/>
        <w:numPr>
          <w:ilvl w:val="0"/>
          <w:numId w:val="8"/>
        </w:numPr>
        <w:spacing w:line="360" w:lineRule="auto"/>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القضاء على مشاكل النظام السابق.</w:t>
      </w:r>
    </w:p>
    <w:p w14:paraId="1D86141C" w14:textId="281408BB" w:rsidR="0070130A" w:rsidRPr="00CC6009" w:rsidRDefault="0070130A" w:rsidP="00BE5F2D">
      <w:pPr>
        <w:pStyle w:val="ListParagraph"/>
        <w:numPr>
          <w:ilvl w:val="0"/>
          <w:numId w:val="8"/>
        </w:numPr>
        <w:spacing w:line="360" w:lineRule="auto"/>
        <w:rPr>
          <w:rFonts w:asciiTheme="majorBidi" w:hAnsiTheme="majorBidi" w:cstheme="majorBidi"/>
          <w:color w:val="000000" w:themeColor="text1"/>
          <w:sz w:val="28"/>
          <w:szCs w:val="28"/>
          <w:rtl/>
        </w:rPr>
      </w:pPr>
      <w:r w:rsidRPr="00CC6009">
        <w:rPr>
          <w:rFonts w:asciiTheme="majorBidi" w:hAnsiTheme="majorBidi" w:cstheme="majorBidi"/>
          <w:color w:val="000000" w:themeColor="text1"/>
          <w:sz w:val="28"/>
          <w:szCs w:val="28"/>
          <w:rtl/>
        </w:rPr>
        <w:t xml:space="preserve">تسهيل </w:t>
      </w:r>
      <w:r w:rsidR="00A35D76" w:rsidRPr="00CC6009">
        <w:rPr>
          <w:rFonts w:asciiTheme="majorBidi" w:hAnsiTheme="majorBidi" w:cstheme="majorBidi"/>
          <w:color w:val="000000" w:themeColor="text1"/>
          <w:sz w:val="28"/>
          <w:szCs w:val="28"/>
          <w:rtl/>
        </w:rPr>
        <w:t>استخدم</w:t>
      </w:r>
      <w:r w:rsidRPr="00CC6009">
        <w:rPr>
          <w:rFonts w:asciiTheme="majorBidi" w:hAnsiTheme="majorBidi" w:cstheme="majorBidi"/>
          <w:color w:val="000000" w:themeColor="text1"/>
          <w:sz w:val="28"/>
          <w:szCs w:val="28"/>
          <w:rtl/>
        </w:rPr>
        <w:t xml:space="preserve"> </w:t>
      </w:r>
      <w:r w:rsidR="00A35D76" w:rsidRPr="00CC6009">
        <w:rPr>
          <w:rFonts w:asciiTheme="majorBidi" w:hAnsiTheme="majorBidi" w:cstheme="majorBidi"/>
          <w:color w:val="000000" w:themeColor="text1"/>
          <w:sz w:val="28"/>
          <w:szCs w:val="28"/>
          <w:rtl/>
        </w:rPr>
        <w:t>المنصة</w:t>
      </w:r>
      <w:r w:rsidRPr="00CC6009">
        <w:rPr>
          <w:rFonts w:asciiTheme="majorBidi" w:hAnsiTheme="majorBidi" w:cstheme="majorBidi"/>
          <w:color w:val="000000" w:themeColor="text1"/>
          <w:sz w:val="28"/>
          <w:szCs w:val="28"/>
          <w:rtl/>
        </w:rPr>
        <w:t>.</w:t>
      </w:r>
    </w:p>
    <w:p w14:paraId="3BBE39E8" w14:textId="519EAA90" w:rsidR="0070130A" w:rsidRPr="00CC6009" w:rsidRDefault="0070130A" w:rsidP="00BE5F2D">
      <w:pPr>
        <w:spacing w:line="360" w:lineRule="auto"/>
        <w:ind w:left="360"/>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2.3 - تحليل مخاطر </w:t>
      </w:r>
      <w:r w:rsidR="00640318" w:rsidRPr="00CC6009">
        <w:rPr>
          <w:rFonts w:asciiTheme="majorBidi" w:hAnsiTheme="majorBidi" w:cstheme="majorBidi" w:hint="cs"/>
          <w:b/>
          <w:bCs/>
          <w:color w:val="2E74B5" w:themeColor="accent5" w:themeShade="BF"/>
          <w:sz w:val="28"/>
          <w:szCs w:val="28"/>
          <w:rtl/>
        </w:rPr>
        <w:t>المنظومة:</w:t>
      </w:r>
    </w:p>
    <w:p w14:paraId="0BC05AEB" w14:textId="5839EFBC" w:rsidR="0070130A" w:rsidRPr="00CC6009" w:rsidRDefault="0070130A" w:rsidP="00BE5F2D">
      <w:pPr>
        <w:spacing w:line="360" w:lineRule="auto"/>
        <w:ind w:left="360"/>
        <w:jc w:val="right"/>
        <w:rPr>
          <w:rFonts w:asciiTheme="majorBidi" w:hAnsiTheme="majorBidi" w:cstheme="majorBidi"/>
          <w:sz w:val="28"/>
          <w:szCs w:val="28"/>
          <w:rtl/>
        </w:rPr>
      </w:pPr>
      <w:r w:rsidRPr="00CC6009">
        <w:rPr>
          <w:rFonts w:asciiTheme="majorBidi" w:hAnsiTheme="majorBidi" w:cstheme="majorBidi"/>
          <w:sz w:val="28"/>
          <w:szCs w:val="28"/>
          <w:rtl/>
        </w:rPr>
        <w:t xml:space="preserve">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w:t>
      </w:r>
      <w:r w:rsidR="00640318" w:rsidRPr="00CC6009">
        <w:rPr>
          <w:rFonts w:asciiTheme="majorBidi" w:hAnsiTheme="majorBidi" w:cstheme="majorBidi" w:hint="cs"/>
          <w:sz w:val="28"/>
          <w:szCs w:val="28"/>
          <w:rtl/>
        </w:rPr>
        <w:t>قبوله،</w:t>
      </w:r>
      <w:r w:rsidRPr="00CC6009">
        <w:rPr>
          <w:rFonts w:asciiTheme="majorBidi" w:hAnsiTheme="majorBidi" w:cstheme="majorBidi"/>
          <w:sz w:val="28"/>
          <w:szCs w:val="28"/>
          <w:rtl/>
        </w:rPr>
        <w:t xml:space="preserve"> و الخطوات التالية توضح الأخطار المتوقع حدوثها اثناء تطوير </w:t>
      </w:r>
      <w:r w:rsidRPr="006D4F7C">
        <w:rPr>
          <w:rFonts w:asciiTheme="majorBidi" w:hAnsiTheme="majorBidi" w:cstheme="majorBidi"/>
          <w:color w:val="FF0000"/>
          <w:sz w:val="28"/>
          <w:szCs w:val="28"/>
          <w:rtl/>
          <w:rPrChange w:id="15" w:author="Adnan Sherif [2]" w:date="2024-08-26T19:20:00Z">
            <w:rPr>
              <w:rFonts w:asciiTheme="majorBidi" w:hAnsiTheme="majorBidi" w:cstheme="majorBidi"/>
              <w:sz w:val="28"/>
              <w:szCs w:val="28"/>
              <w:rtl/>
            </w:rPr>
          </w:rPrChange>
        </w:rPr>
        <w:t xml:space="preserve">هده </w:t>
      </w:r>
      <w:r w:rsidR="00640318" w:rsidRPr="00CC6009">
        <w:rPr>
          <w:rFonts w:asciiTheme="majorBidi" w:hAnsiTheme="majorBidi" w:cstheme="majorBidi" w:hint="cs"/>
          <w:sz w:val="28"/>
          <w:szCs w:val="28"/>
          <w:rtl/>
        </w:rPr>
        <w:t>المشروع.</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CC6009"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CC6009" w:rsidRDefault="0070130A" w:rsidP="00BE5F2D">
            <w:pPr>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lastRenderedPageBreak/>
              <w:t>الخطر</w:t>
            </w:r>
          </w:p>
          <w:p w14:paraId="78EFB7D7" w14:textId="77777777" w:rsidR="0070130A" w:rsidRPr="00CC6009" w:rsidRDefault="0070130A" w:rsidP="00BE5F2D">
            <w:pPr>
              <w:spacing w:line="360" w:lineRule="auto"/>
              <w:jc w:val="center"/>
              <w:rPr>
                <w:rFonts w:asciiTheme="majorBidi" w:hAnsiTheme="majorBidi" w:cstheme="majorBidi"/>
                <w:sz w:val="28"/>
                <w:szCs w:val="28"/>
                <w:lang w:bidi="ar-LY"/>
              </w:rPr>
            </w:pPr>
            <w:r w:rsidRPr="00CC6009">
              <w:rPr>
                <w:rFonts w:asciiTheme="majorBidi" w:hAnsiTheme="majorBidi" w:cstheme="majorBidi"/>
                <w:sz w:val="28"/>
                <w:szCs w:val="28"/>
              </w:rPr>
              <w:t>The Risk</w:t>
            </w:r>
          </w:p>
        </w:tc>
        <w:tc>
          <w:tcPr>
            <w:tcW w:w="2610" w:type="dxa"/>
            <w:shd w:val="clear" w:color="auto" w:fill="2E74B5" w:themeFill="accent5" w:themeFillShade="BF"/>
            <w:vAlign w:val="center"/>
          </w:tcPr>
          <w:p w14:paraId="1F6CA85F"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نسبة حدوثه</w:t>
            </w:r>
          </w:p>
          <w:p w14:paraId="26840254"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Happening Rate</w:t>
            </w:r>
          </w:p>
        </w:tc>
        <w:tc>
          <w:tcPr>
            <w:tcW w:w="2340" w:type="dxa"/>
            <w:shd w:val="clear" w:color="auto" w:fill="2E74B5" w:themeFill="accent5" w:themeFillShade="BF"/>
            <w:vAlign w:val="center"/>
          </w:tcPr>
          <w:p w14:paraId="315A24BC"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طرق تفاديه</w:t>
            </w:r>
          </w:p>
          <w:p w14:paraId="6A40206D"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Warding Ways</w:t>
            </w:r>
          </w:p>
        </w:tc>
      </w:tr>
      <w:tr w:rsidR="0070130A" w:rsidRPr="00CC6009"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CC6009" w:rsidRDefault="0070130A">
            <w:pPr>
              <w:bidi/>
              <w:spacing w:line="360" w:lineRule="auto"/>
              <w:jc w:val="center"/>
              <w:rPr>
                <w:rFonts w:asciiTheme="majorBidi" w:hAnsiTheme="majorBidi" w:cstheme="majorBidi"/>
                <w:b w:val="0"/>
                <w:bCs w:val="0"/>
                <w:sz w:val="28"/>
                <w:szCs w:val="28"/>
                <w:rtl/>
              </w:rPr>
              <w:pPrChange w:id="16" w:author="Adnan Sherif [2]" w:date="2024-08-26T19:21:00Z">
                <w:pPr>
                  <w:spacing w:line="360" w:lineRule="auto"/>
                  <w:jc w:val="center"/>
                </w:pPr>
              </w:pPrChange>
            </w:pPr>
            <w:r w:rsidRPr="00CC6009">
              <w:rPr>
                <w:rFonts w:asciiTheme="majorBidi" w:hAnsiTheme="majorBidi" w:cstheme="majorBidi"/>
                <w:sz w:val="28"/>
                <w:szCs w:val="28"/>
                <w:rtl/>
              </w:rPr>
              <w:t xml:space="preserve">  </w:t>
            </w:r>
            <w:r w:rsidR="00A35D76" w:rsidRPr="00CC6009">
              <w:rPr>
                <w:rFonts w:asciiTheme="majorBidi" w:hAnsiTheme="majorBidi" w:cstheme="majorBidi"/>
                <w:sz w:val="28"/>
                <w:szCs w:val="28"/>
                <w:rtl/>
              </w:rPr>
              <w:t xml:space="preserve">تعرض الموقع للاختراق </w:t>
            </w:r>
          </w:p>
        </w:tc>
        <w:tc>
          <w:tcPr>
            <w:tcW w:w="2610" w:type="dxa"/>
            <w:vAlign w:val="center"/>
          </w:tcPr>
          <w:p w14:paraId="41BC6751" w14:textId="77777777" w:rsidR="0070130A" w:rsidRPr="00CC6009" w:rsidRDefault="0070130A" w:rsidP="00BE5F2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عالية (</w:t>
            </w:r>
            <w:r w:rsidRPr="00CC6009">
              <w:rPr>
                <w:rFonts w:asciiTheme="majorBidi" w:hAnsiTheme="majorBidi" w:cstheme="majorBidi"/>
                <w:sz w:val="28"/>
                <w:szCs w:val="28"/>
              </w:rPr>
              <w:t>High</w:t>
            </w:r>
            <w:r w:rsidRPr="00CC6009">
              <w:rPr>
                <w:rFonts w:asciiTheme="majorBidi" w:hAnsiTheme="majorBidi" w:cstheme="majorBidi"/>
                <w:sz w:val="28"/>
                <w:szCs w:val="28"/>
                <w:rtl/>
              </w:rPr>
              <w:t>)</w:t>
            </w:r>
          </w:p>
          <w:p w14:paraId="73D46544" w14:textId="3895B5E4" w:rsidR="0070130A" w:rsidRPr="00CC6009" w:rsidRDefault="0070130A" w:rsidP="00BE5F2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t>
            </w:r>
            <w:r w:rsidR="00B21640" w:rsidRPr="00CC6009">
              <w:rPr>
                <w:rFonts w:asciiTheme="majorBidi" w:hAnsiTheme="majorBidi" w:cstheme="majorBidi"/>
                <w:sz w:val="28"/>
                <w:szCs w:val="28"/>
              </w:rPr>
              <w:t>70</w:t>
            </w:r>
          </w:p>
        </w:tc>
        <w:tc>
          <w:tcPr>
            <w:tcW w:w="2340" w:type="dxa"/>
            <w:vAlign w:val="center"/>
          </w:tcPr>
          <w:p w14:paraId="363DCF8D" w14:textId="75CEB41A" w:rsidR="0070130A" w:rsidRPr="00CC6009" w:rsidRDefault="0070130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Change w:id="17" w:author="Adnan Sherif [2]" w:date="2024-08-26T19:20:00Z">
                <w:pPr>
                  <w:spacing w:line="360" w:lineRule="auto"/>
                  <w:jc w:val="center"/>
                  <w:cnfStyle w:val="000000100000" w:firstRow="0" w:lastRow="0" w:firstColumn="0" w:lastColumn="0" w:oddVBand="0" w:evenVBand="0" w:oddHBand="1" w:evenHBand="0" w:firstRowFirstColumn="0" w:firstRowLastColumn="0" w:lastRowFirstColumn="0" w:lastRowLastColumn="0"/>
                </w:pPr>
              </w:pPrChange>
            </w:pPr>
            <w:r w:rsidRPr="00CC6009">
              <w:rPr>
                <w:rFonts w:asciiTheme="majorBidi" w:hAnsiTheme="majorBidi" w:cstheme="majorBidi"/>
                <w:sz w:val="28"/>
                <w:szCs w:val="28"/>
                <w:rtl/>
              </w:rPr>
              <w:t xml:space="preserve"> </w:t>
            </w:r>
            <w:r w:rsidR="002C1220" w:rsidRPr="00CC6009">
              <w:rPr>
                <w:rFonts w:asciiTheme="majorBidi" w:hAnsiTheme="majorBidi" w:cs="Times New Roman"/>
                <w:sz w:val="28"/>
                <w:szCs w:val="28"/>
                <w:rtl/>
              </w:rPr>
              <w:t>تجنب</w:t>
            </w:r>
            <w:r w:rsidR="002C1220" w:rsidRPr="00CC6009">
              <w:rPr>
                <w:rFonts w:asciiTheme="majorBidi" w:hAnsiTheme="majorBidi" w:cstheme="majorBidi"/>
                <w:sz w:val="28"/>
                <w:szCs w:val="28"/>
              </w:rPr>
              <w:t xml:space="preserve"> </w:t>
            </w:r>
            <w:commentRangeStart w:id="18"/>
            <w:r w:rsidR="002C1220" w:rsidRPr="00CC6009">
              <w:rPr>
                <w:rFonts w:asciiTheme="majorBidi" w:hAnsiTheme="majorBidi" w:cs="Times New Roman"/>
                <w:sz w:val="28"/>
                <w:szCs w:val="28"/>
                <w:rtl/>
              </w:rPr>
              <w:t>استخدام</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معلومات</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شخصية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سهلة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الاستنتاج</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كجزء</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من</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كلمة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المرور</w:t>
            </w:r>
            <w:r w:rsidR="00B1727B" w:rsidRPr="00CC6009">
              <w:rPr>
                <w:rFonts w:asciiTheme="majorBidi" w:hAnsiTheme="majorBidi" w:cstheme="majorBidi"/>
                <w:sz w:val="28"/>
                <w:szCs w:val="28"/>
                <w:rtl/>
              </w:rPr>
              <w:t>.</w:t>
            </w:r>
            <w:commentRangeEnd w:id="18"/>
            <w:r w:rsidR="00832863">
              <w:rPr>
                <w:rStyle w:val="CommentReference"/>
                <w:rFonts w:eastAsiaTheme="minorEastAsia"/>
                <w:color w:val="auto"/>
              </w:rPr>
              <w:commentReference w:id="18"/>
            </w:r>
          </w:p>
        </w:tc>
      </w:tr>
      <w:tr w:rsidR="0070130A" w:rsidRPr="00CC6009"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CC6009" w:rsidRDefault="00CA1E7B">
            <w:pPr>
              <w:bidi/>
              <w:spacing w:line="360" w:lineRule="auto"/>
              <w:ind w:left="-90"/>
              <w:jc w:val="center"/>
              <w:rPr>
                <w:rFonts w:asciiTheme="majorBidi" w:hAnsiTheme="majorBidi" w:cstheme="majorBidi"/>
                <w:sz w:val="28"/>
                <w:szCs w:val="28"/>
                <w:rtl/>
              </w:rPr>
              <w:pPrChange w:id="19" w:author="Adnan Sherif [2]" w:date="2024-08-26T19:21:00Z">
                <w:pPr>
                  <w:spacing w:line="360" w:lineRule="auto"/>
                  <w:ind w:left="-90"/>
                  <w:jc w:val="center"/>
                </w:pPr>
              </w:pPrChange>
            </w:pPr>
            <w:r w:rsidRPr="00CC6009">
              <w:rPr>
                <w:rFonts w:asciiTheme="majorBidi" w:hAnsiTheme="majorBidi" w:cs="Times New Roman"/>
                <w:sz w:val="28"/>
                <w:szCs w:val="28"/>
                <w:rtl/>
              </w:rPr>
              <w:t>تعطل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بسبب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مشاكل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في</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الخوادم</w:t>
            </w:r>
            <w:r w:rsidR="0070130A" w:rsidRPr="00CC6009">
              <w:rPr>
                <w:rFonts w:asciiTheme="majorBidi" w:hAnsiTheme="majorBidi" w:cstheme="majorBidi"/>
                <w:sz w:val="28"/>
                <w:szCs w:val="28"/>
                <w:rtl/>
              </w:rPr>
              <w:t xml:space="preserve"> </w:t>
            </w:r>
          </w:p>
        </w:tc>
        <w:tc>
          <w:tcPr>
            <w:tcW w:w="2610" w:type="dxa"/>
            <w:vAlign w:val="center"/>
          </w:tcPr>
          <w:p w14:paraId="049BF764" w14:textId="77777777" w:rsidR="0070130A" w:rsidRPr="00CC6009" w:rsidRDefault="0070130A" w:rsidP="00BE5F2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متوسطة (</w:t>
            </w:r>
            <w:r w:rsidRPr="00CC6009">
              <w:rPr>
                <w:rFonts w:asciiTheme="majorBidi" w:hAnsiTheme="majorBidi" w:cstheme="majorBidi"/>
                <w:sz w:val="28"/>
                <w:szCs w:val="28"/>
              </w:rPr>
              <w:t>Medium</w:t>
            </w:r>
            <w:r w:rsidRPr="00CC6009">
              <w:rPr>
                <w:rFonts w:asciiTheme="majorBidi" w:hAnsiTheme="majorBidi" w:cstheme="majorBidi"/>
                <w:sz w:val="28"/>
                <w:szCs w:val="28"/>
                <w:rtl/>
              </w:rPr>
              <w:t>)</w:t>
            </w:r>
          </w:p>
          <w:p w14:paraId="6E6E57D8" w14:textId="23A030B1" w:rsidR="0070130A" w:rsidRPr="00CC6009" w:rsidRDefault="0070130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t>
            </w:r>
            <w:r w:rsidR="00CA1E7B" w:rsidRPr="00CC6009">
              <w:rPr>
                <w:rFonts w:asciiTheme="majorBidi" w:hAnsiTheme="majorBidi" w:cstheme="majorBidi"/>
                <w:sz w:val="28"/>
                <w:szCs w:val="28"/>
              </w:rPr>
              <w:t>50</w:t>
            </w:r>
          </w:p>
        </w:tc>
        <w:tc>
          <w:tcPr>
            <w:tcW w:w="2340" w:type="dxa"/>
            <w:vAlign w:val="center"/>
          </w:tcPr>
          <w:p w14:paraId="1A2CF33B" w14:textId="3C41C0F9" w:rsidR="0070130A" w:rsidRPr="00CC6009" w:rsidRDefault="00F72231">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Change w:id="20" w:author="Adnan Sherif [2]" w:date="2024-08-26T19:21:00Z">
                <w:pPr>
                  <w:spacing w:line="360" w:lineRule="auto"/>
                  <w:jc w:val="center"/>
                  <w:cnfStyle w:val="000000000000" w:firstRow="0" w:lastRow="0" w:firstColumn="0" w:lastColumn="0" w:oddVBand="0" w:evenVBand="0" w:oddHBand="0" w:evenHBand="0" w:firstRowFirstColumn="0" w:firstRowLastColumn="0" w:lastRowFirstColumn="0" w:lastRowLastColumn="0"/>
                </w:pPr>
              </w:pPrChange>
            </w:pPr>
            <w:r w:rsidRPr="00CC6009">
              <w:rPr>
                <w:rFonts w:asciiTheme="majorBidi" w:hAnsiTheme="majorBidi" w:cs="Times New Roman"/>
                <w:sz w:val="28"/>
                <w:szCs w:val="28"/>
                <w:rtl/>
              </w:rPr>
              <w:t>استخدام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خوادم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احتياطية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أو</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خدمات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سحابية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لضمان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استمرارية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التشغيل</w:t>
            </w:r>
          </w:p>
        </w:tc>
      </w:tr>
    </w:tbl>
    <w:p w14:paraId="278508B2" w14:textId="31213BAB" w:rsidR="00014A9E" w:rsidRPr="00CC6009" w:rsidRDefault="00014A9E" w:rsidP="00BE5F2D">
      <w:pPr>
        <w:spacing w:line="360" w:lineRule="auto"/>
        <w:rPr>
          <w:rFonts w:asciiTheme="majorBidi" w:hAnsiTheme="majorBidi" w:cstheme="majorBidi"/>
          <w:b/>
          <w:bCs/>
          <w:color w:val="2E74B5" w:themeColor="accent5" w:themeShade="BF"/>
          <w:sz w:val="28"/>
          <w:szCs w:val="28"/>
        </w:rPr>
      </w:pPr>
    </w:p>
    <w:p w14:paraId="62778BF4" w14:textId="77777777" w:rsidR="00BC4152" w:rsidRPr="00CC6009" w:rsidRDefault="00BC4152"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2.4 -  الادوات المستخدمة لإعداد المنظومة :</w:t>
      </w:r>
    </w:p>
    <w:p w14:paraId="1F40FF10" w14:textId="2A5DC0E8" w:rsidR="00BC4152" w:rsidRPr="00CC6009" w:rsidRDefault="00BC4152" w:rsidP="00BE5F2D">
      <w:pPr>
        <w:pStyle w:val="ListParagraph"/>
        <w:numPr>
          <w:ilvl w:val="0"/>
          <w:numId w:val="12"/>
        </w:numPr>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 xml:space="preserve">أدوات التحليل </w:t>
      </w:r>
      <w:r w:rsidR="00640318" w:rsidRPr="00CC6009">
        <w:rPr>
          <w:rFonts w:asciiTheme="majorBidi" w:hAnsiTheme="majorBidi" w:cstheme="majorBidi" w:hint="cs"/>
          <w:b/>
          <w:bCs/>
          <w:sz w:val="28"/>
          <w:szCs w:val="28"/>
          <w:rtl/>
        </w:rPr>
        <w:t xml:space="preserve">المستخدمة </w:t>
      </w:r>
      <w:r w:rsidR="00640318" w:rsidRPr="00CC6009">
        <w:rPr>
          <w:rFonts w:asciiTheme="majorBidi" w:hAnsiTheme="majorBidi" w:cstheme="majorBidi"/>
          <w:b/>
          <w:bCs/>
          <w:sz w:val="28"/>
          <w:szCs w:val="28"/>
        </w:rPr>
        <w:t>Analysis</w:t>
      </w:r>
      <w:r w:rsidRPr="00CC6009">
        <w:rPr>
          <w:rFonts w:asciiTheme="majorBidi" w:hAnsiTheme="majorBidi" w:cstheme="majorBidi"/>
          <w:b/>
          <w:bCs/>
          <w:sz w:val="28"/>
          <w:szCs w:val="28"/>
        </w:rPr>
        <w:t xml:space="preserve"> Tools </w:t>
      </w:r>
      <w:r w:rsidRPr="00CC6009">
        <w:rPr>
          <w:rFonts w:asciiTheme="majorBidi" w:hAnsiTheme="majorBidi" w:cstheme="majorBidi"/>
          <w:b/>
          <w:bCs/>
          <w:sz w:val="28"/>
          <w:szCs w:val="28"/>
          <w:rtl/>
        </w:rPr>
        <w:t xml:space="preserve"> :</w:t>
      </w:r>
    </w:p>
    <w:p w14:paraId="1B85C01D" w14:textId="77777777" w:rsidR="00BC4152" w:rsidRPr="00CC6009" w:rsidRDefault="00BC4152" w:rsidP="00BE5F2D">
      <w:pPr>
        <w:pStyle w:val="ListParagraph"/>
        <w:numPr>
          <w:ilvl w:val="0"/>
          <w:numId w:val="10"/>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مخطط انسياب البيانات </w:t>
      </w:r>
      <w:r w:rsidRPr="00CC6009">
        <w:rPr>
          <w:rFonts w:asciiTheme="majorBidi" w:hAnsiTheme="majorBidi" w:cstheme="majorBidi"/>
          <w:sz w:val="28"/>
          <w:szCs w:val="28"/>
        </w:rPr>
        <w:t xml:space="preserve">Data Flow Diagram </w:t>
      </w:r>
      <w:r w:rsidRPr="00CC6009">
        <w:rPr>
          <w:rFonts w:asciiTheme="majorBidi" w:hAnsiTheme="majorBidi" w:cstheme="majorBidi"/>
          <w:sz w:val="28"/>
          <w:szCs w:val="28"/>
          <w:rtl/>
        </w:rPr>
        <w:t xml:space="preserve"> .</w:t>
      </w:r>
    </w:p>
    <w:p w14:paraId="7527CDF5" w14:textId="77777777" w:rsidR="00BC4152" w:rsidRPr="00CC6009" w:rsidRDefault="00BC4152" w:rsidP="00BE5F2D">
      <w:pPr>
        <w:pStyle w:val="ListParagraph"/>
        <w:numPr>
          <w:ilvl w:val="0"/>
          <w:numId w:val="12"/>
        </w:numPr>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 xml:space="preserve">أدوات التصميم المستخدمة </w:t>
      </w:r>
      <w:r w:rsidRPr="00CC6009">
        <w:rPr>
          <w:rFonts w:asciiTheme="majorBidi" w:hAnsiTheme="majorBidi" w:cstheme="majorBidi"/>
          <w:b/>
          <w:bCs/>
          <w:sz w:val="28"/>
          <w:szCs w:val="28"/>
        </w:rPr>
        <w:t xml:space="preserve">Design Tools </w:t>
      </w:r>
      <w:r w:rsidRPr="00CC6009">
        <w:rPr>
          <w:rFonts w:asciiTheme="majorBidi" w:hAnsiTheme="majorBidi" w:cstheme="majorBidi"/>
          <w:b/>
          <w:bCs/>
          <w:sz w:val="28"/>
          <w:szCs w:val="28"/>
          <w:rtl/>
        </w:rPr>
        <w:t xml:space="preserve"> :</w:t>
      </w:r>
    </w:p>
    <w:p w14:paraId="13151D67" w14:textId="77777777" w:rsidR="00BC4152" w:rsidRPr="00CC6009" w:rsidRDefault="00BC4152" w:rsidP="00BE5F2D">
      <w:pPr>
        <w:pStyle w:val="ListParagraph"/>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مخطط علاقات الكائنات </w:t>
      </w:r>
      <w:r w:rsidRPr="00CC6009">
        <w:rPr>
          <w:rFonts w:asciiTheme="majorBidi" w:hAnsiTheme="majorBidi" w:cstheme="majorBidi"/>
          <w:sz w:val="28"/>
          <w:szCs w:val="28"/>
        </w:rPr>
        <w:t xml:space="preserve">Entity Relationship Diagram </w:t>
      </w:r>
      <w:r w:rsidRPr="00CC6009">
        <w:rPr>
          <w:rFonts w:asciiTheme="majorBidi" w:hAnsiTheme="majorBidi" w:cstheme="majorBidi"/>
          <w:sz w:val="28"/>
          <w:szCs w:val="28"/>
          <w:rtl/>
        </w:rPr>
        <w:t xml:space="preserve"> .</w:t>
      </w:r>
    </w:p>
    <w:p w14:paraId="2C15B363" w14:textId="77777777" w:rsidR="00BC4152" w:rsidRPr="00CC6009" w:rsidRDefault="00BC4152" w:rsidP="00BE5F2D">
      <w:pPr>
        <w:pStyle w:val="ListParagraph"/>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قاموس البيانات </w:t>
      </w:r>
      <w:r w:rsidRPr="00CC6009">
        <w:rPr>
          <w:rFonts w:asciiTheme="majorBidi" w:hAnsiTheme="majorBidi" w:cstheme="majorBidi"/>
          <w:sz w:val="28"/>
          <w:szCs w:val="28"/>
        </w:rPr>
        <w:t xml:space="preserve">Data Dictionary </w:t>
      </w:r>
      <w:r w:rsidRPr="00CC6009">
        <w:rPr>
          <w:rFonts w:asciiTheme="majorBidi" w:hAnsiTheme="majorBidi" w:cstheme="majorBidi"/>
          <w:sz w:val="28"/>
          <w:szCs w:val="28"/>
          <w:rtl/>
        </w:rPr>
        <w:t xml:space="preserve"> .</w:t>
      </w:r>
    </w:p>
    <w:p w14:paraId="578FB4EE" w14:textId="77777777" w:rsidR="00BC4152" w:rsidRPr="00CC6009" w:rsidRDefault="00BC4152" w:rsidP="00BE5F2D">
      <w:pPr>
        <w:pStyle w:val="ListParagraph"/>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جداول قاعدة البيانات </w:t>
      </w:r>
      <w:r w:rsidRPr="00CC6009">
        <w:rPr>
          <w:rFonts w:asciiTheme="majorBidi" w:hAnsiTheme="majorBidi" w:cstheme="majorBidi"/>
          <w:sz w:val="28"/>
          <w:szCs w:val="28"/>
        </w:rPr>
        <w:t xml:space="preserve">Data Base Tables </w:t>
      </w:r>
      <w:r w:rsidRPr="00CC6009">
        <w:rPr>
          <w:rFonts w:asciiTheme="majorBidi" w:hAnsiTheme="majorBidi" w:cstheme="majorBidi"/>
          <w:sz w:val="28"/>
          <w:szCs w:val="28"/>
          <w:rtl/>
        </w:rPr>
        <w:t xml:space="preserve"> .</w:t>
      </w:r>
    </w:p>
    <w:p w14:paraId="3F1CF1BE" w14:textId="77777777" w:rsidR="00BC4152" w:rsidRPr="00CC6009" w:rsidRDefault="00BC4152" w:rsidP="00BE5F2D">
      <w:pPr>
        <w:pStyle w:val="ListParagraph"/>
        <w:spacing w:line="360" w:lineRule="auto"/>
        <w:rPr>
          <w:rFonts w:asciiTheme="majorBidi" w:hAnsiTheme="majorBidi" w:cstheme="majorBidi"/>
          <w:sz w:val="28"/>
          <w:szCs w:val="28"/>
          <w:rtl/>
        </w:rPr>
      </w:pPr>
    </w:p>
    <w:p w14:paraId="5472D359" w14:textId="5C67B829" w:rsidR="00BC4152" w:rsidRPr="00CC6009" w:rsidRDefault="00BC4152" w:rsidP="00BE5F2D">
      <w:pPr>
        <w:spacing w:line="360" w:lineRule="auto"/>
        <w:jc w:val="right"/>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t>2.5 -</w:t>
      </w:r>
      <w:r w:rsidR="00EE3217" w:rsidRPr="00CC6009">
        <w:rPr>
          <w:rFonts w:asciiTheme="majorBidi" w:hAnsiTheme="majorBidi" w:cstheme="majorBidi"/>
          <w:b/>
          <w:bCs/>
          <w:color w:val="2E74B5" w:themeColor="accent5" w:themeShade="BF"/>
          <w:sz w:val="28"/>
          <w:szCs w:val="28"/>
          <w:rtl/>
          <w:lang w:bidi="ar-LY"/>
        </w:rPr>
        <w:t xml:space="preserve"> </w:t>
      </w:r>
      <w:r w:rsidRPr="00CC6009">
        <w:rPr>
          <w:rFonts w:asciiTheme="majorBidi" w:hAnsiTheme="majorBidi" w:cstheme="majorBidi"/>
          <w:b/>
          <w:bCs/>
          <w:color w:val="2E74B5" w:themeColor="accent5" w:themeShade="BF"/>
          <w:sz w:val="28"/>
          <w:szCs w:val="28"/>
          <w:rtl/>
          <w:lang w:bidi="ar-LY"/>
        </w:rPr>
        <w:t>الاشياء التي يتم تسليمها للزبون:</w:t>
      </w:r>
    </w:p>
    <w:p w14:paraId="5422E88E" w14:textId="00B3A8DA" w:rsidR="00BC4152" w:rsidRPr="00CC6009" w:rsidRDefault="00BC4152" w:rsidP="00BE5F2D">
      <w:pPr>
        <w:pStyle w:val="ListParagraph"/>
        <w:numPr>
          <w:ilvl w:val="0"/>
          <w:numId w:val="11"/>
        </w:numPr>
        <w:spacing w:line="360" w:lineRule="auto"/>
        <w:jc w:val="both"/>
        <w:rPr>
          <w:rFonts w:asciiTheme="majorBidi" w:hAnsiTheme="majorBidi" w:cstheme="majorBidi"/>
          <w:color w:val="000000" w:themeColor="text1"/>
          <w:sz w:val="28"/>
          <w:szCs w:val="28"/>
          <w:rtl/>
          <w:lang w:bidi="ar-LY"/>
        </w:rPr>
      </w:pPr>
      <w:r w:rsidRPr="00CC6009">
        <w:rPr>
          <w:rFonts w:asciiTheme="majorBidi" w:hAnsiTheme="majorBidi" w:cstheme="majorBidi"/>
          <w:color w:val="000000" w:themeColor="text1"/>
          <w:sz w:val="28"/>
          <w:szCs w:val="28"/>
          <w:rtl/>
          <w:lang w:bidi="ar-LY"/>
        </w:rPr>
        <w:t>القرص المرن الذي يحوي المنظومة.</w:t>
      </w:r>
    </w:p>
    <w:p w14:paraId="02772DB5" w14:textId="6B402801" w:rsidR="00CA4CC6" w:rsidRPr="00CC6009" w:rsidRDefault="00BC4152" w:rsidP="000B63A8">
      <w:pPr>
        <w:pStyle w:val="ListParagraph"/>
        <w:numPr>
          <w:ilvl w:val="0"/>
          <w:numId w:val="11"/>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كتيب الاستخدام للتعرف على كيفية عمل المنظومة. </w:t>
      </w:r>
    </w:p>
    <w:p w14:paraId="125A6FCA" w14:textId="0570A8D3" w:rsidR="002570CA" w:rsidRPr="00CC6009" w:rsidRDefault="00CA4CC6" w:rsidP="00BE5F2D">
      <w:pPr>
        <w:bidi/>
        <w:spacing w:line="360" w:lineRule="auto"/>
        <w:rPr>
          <w:rFonts w:asciiTheme="majorBidi" w:hAnsiTheme="majorBidi" w:cstheme="majorBidi"/>
          <w:b/>
          <w:bCs/>
          <w:color w:val="2E74B5" w:themeColor="accent5" w:themeShade="BF"/>
          <w:sz w:val="28"/>
          <w:szCs w:val="28"/>
          <w:rtl/>
        </w:rPr>
      </w:pPr>
      <w:r w:rsidRPr="00CC6009">
        <w:br w:type="page"/>
      </w:r>
      <w:r w:rsidR="002570CA" w:rsidRPr="00CC6009">
        <w:rPr>
          <w:rFonts w:asciiTheme="majorBidi" w:hAnsiTheme="majorBidi" w:cstheme="majorBidi"/>
          <w:b/>
          <w:bCs/>
          <w:color w:val="2E74B5" w:themeColor="accent5" w:themeShade="BF"/>
          <w:sz w:val="28"/>
          <w:szCs w:val="28"/>
          <w:rtl/>
        </w:rPr>
        <w:lastRenderedPageBreak/>
        <w:t>2.6 -  خصائص الجودة</w:t>
      </w:r>
      <w:r w:rsidR="00302ADC" w:rsidRPr="00CC6009">
        <w:rPr>
          <w:rFonts w:asciiTheme="majorBidi" w:hAnsiTheme="majorBidi" w:cstheme="majorBidi"/>
          <w:b/>
          <w:bCs/>
          <w:color w:val="2E74B5" w:themeColor="accent5" w:themeShade="BF"/>
          <w:sz w:val="28"/>
          <w:szCs w:val="28"/>
          <w:rtl/>
        </w:rPr>
        <w:t xml:space="preserve"> </w:t>
      </w:r>
      <w:r w:rsidR="00302ADC" w:rsidRPr="00CC6009">
        <w:rPr>
          <w:rFonts w:asciiTheme="majorBidi" w:hAnsiTheme="majorBidi" w:cstheme="majorBidi"/>
          <w:b/>
          <w:bCs/>
          <w:color w:val="2E74B5" w:themeColor="accent5" w:themeShade="BF"/>
          <w:sz w:val="28"/>
          <w:szCs w:val="28"/>
        </w:rPr>
        <w:t xml:space="preserve">Quality Characteristics </w:t>
      </w:r>
      <w:r w:rsidR="00302ADC" w:rsidRPr="00CC6009">
        <w:rPr>
          <w:rFonts w:asciiTheme="majorBidi" w:hAnsiTheme="majorBidi" w:cstheme="majorBidi"/>
          <w:b/>
          <w:bCs/>
          <w:color w:val="2E74B5" w:themeColor="accent5" w:themeShade="BF"/>
          <w:sz w:val="28"/>
          <w:szCs w:val="28"/>
          <w:rtl/>
        </w:rPr>
        <w:t xml:space="preserve"> :</w:t>
      </w:r>
      <w:r w:rsidR="002570CA" w:rsidRPr="00CC6009">
        <w:rPr>
          <w:rFonts w:asciiTheme="majorBidi" w:hAnsiTheme="majorBidi" w:cstheme="majorBidi"/>
          <w:b/>
          <w:bCs/>
          <w:color w:val="2E74B5" w:themeColor="accent5" w:themeShade="BF"/>
          <w:sz w:val="28"/>
          <w:szCs w:val="28"/>
        </w:rPr>
        <w:t xml:space="preserve"> </w:t>
      </w:r>
    </w:p>
    <w:p w14:paraId="764FA5C3" w14:textId="57502961" w:rsidR="00EA2CCB" w:rsidRPr="00CC6009" w:rsidRDefault="002570CA"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يوجد العديد من خصائص الجودة التي من شأنها أن تجعل النظام المقترح (المنظومة) ذا جودة عالية و من أهمها</w:t>
      </w:r>
      <w:r w:rsidR="00726C40" w:rsidRPr="00CC6009">
        <w:rPr>
          <w:rFonts w:asciiTheme="majorBidi" w:hAnsiTheme="majorBidi" w:cstheme="majorBidi"/>
          <w:sz w:val="28"/>
          <w:szCs w:val="28"/>
          <w:rtl/>
        </w:rPr>
        <w:t xml:space="preserve">: </w:t>
      </w:r>
    </w:p>
    <w:p w14:paraId="39504D9F" w14:textId="77777777" w:rsidR="00726C40" w:rsidRPr="00CC6009" w:rsidRDefault="00726C40" w:rsidP="00BE5F2D">
      <w:pPr>
        <w:bidi/>
        <w:spacing w:line="360" w:lineRule="auto"/>
        <w:rPr>
          <w:rFonts w:asciiTheme="majorBidi" w:hAnsiTheme="majorBidi" w:cstheme="majorBidi"/>
          <w:sz w:val="28"/>
          <w:szCs w:val="28"/>
          <w:rtl/>
        </w:rPr>
      </w:pPr>
    </w:p>
    <w:p w14:paraId="5E90A891" w14:textId="7458A321" w:rsidR="00FD1ECD" w:rsidRPr="00CC6009" w:rsidRDefault="00C56112" w:rsidP="00BE5F2D">
      <w:pPr>
        <w:pStyle w:val="ListParagraph"/>
        <w:numPr>
          <w:ilvl w:val="0"/>
          <w:numId w:val="14"/>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تصميم</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متجاوب</w:t>
      </w:r>
      <w:r w:rsidR="00D50AA7">
        <w:rPr>
          <w:rFonts w:asciiTheme="majorBidi" w:hAnsiTheme="majorBidi" w:cstheme="majorBidi" w:hint="cs"/>
          <w:b/>
          <w:bCs/>
          <w:sz w:val="28"/>
          <w:szCs w:val="28"/>
          <w:rtl/>
        </w:rPr>
        <w:t xml:space="preserve"> </w:t>
      </w:r>
      <w:r w:rsidR="00D50AA7" w:rsidRPr="00CC6009">
        <w:rPr>
          <w:rFonts w:asciiTheme="majorBidi" w:hAnsiTheme="majorBidi" w:cstheme="majorBidi"/>
          <w:b/>
          <w:bCs/>
          <w:sz w:val="28"/>
          <w:szCs w:val="28"/>
        </w:rPr>
        <w:t>: (Responsive Design)</w:t>
      </w:r>
    </w:p>
    <w:p w14:paraId="4FF96306" w14:textId="5E2656E7" w:rsidR="00EA2CCB" w:rsidRPr="00CC6009" w:rsidRDefault="00680B30">
      <w:pPr>
        <w:bidi/>
        <w:spacing w:line="360" w:lineRule="auto"/>
        <w:rPr>
          <w:rFonts w:asciiTheme="majorBidi" w:hAnsiTheme="majorBidi" w:cstheme="majorBidi"/>
          <w:sz w:val="28"/>
          <w:szCs w:val="28"/>
        </w:rPr>
        <w:pPrChange w:id="21" w:author="Adnan Sherif [2]" w:date="2024-08-26T19:23:00Z">
          <w:pPr>
            <w:spacing w:line="360" w:lineRule="auto"/>
            <w:jc w:val="right"/>
          </w:pPr>
        </w:pPrChange>
      </w:pP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قادرًا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على</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التكيف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مختلف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أحجام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الشاشة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وأجهزة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الوصول،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بما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في</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ذلك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الكمبيوترات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المكتبية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والأجهزة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اللوحية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والهواتف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الذكية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هذا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يضمن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تجربة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مستخدم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سلسة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ومريحة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على</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جميع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الأجهزة</w:t>
      </w:r>
    </w:p>
    <w:p w14:paraId="2D58B825" w14:textId="77777777" w:rsidR="00EA2CCB" w:rsidRPr="00CC6009" w:rsidRDefault="00EA2CCB" w:rsidP="00BE5F2D">
      <w:pPr>
        <w:spacing w:line="360" w:lineRule="auto"/>
        <w:jc w:val="right"/>
        <w:rPr>
          <w:rFonts w:asciiTheme="majorBidi" w:hAnsiTheme="majorBidi" w:cstheme="majorBidi"/>
          <w:b/>
          <w:bCs/>
          <w:sz w:val="28"/>
          <w:szCs w:val="28"/>
        </w:rPr>
      </w:pPr>
    </w:p>
    <w:p w14:paraId="20EDF232" w14:textId="0766C048" w:rsidR="00A73420" w:rsidRPr="00CC6009" w:rsidRDefault="00710727" w:rsidP="00BE5F2D">
      <w:pPr>
        <w:pStyle w:val="ListParagraph"/>
        <w:numPr>
          <w:ilvl w:val="0"/>
          <w:numId w:val="15"/>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تجربة</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مستخدم</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مريحة</w:t>
      </w:r>
      <w:r w:rsidR="00EA2CCB" w:rsidRPr="00CC6009">
        <w:rPr>
          <w:rFonts w:asciiTheme="majorBidi" w:hAnsiTheme="majorBidi" w:cstheme="majorBidi"/>
          <w:b/>
          <w:bCs/>
          <w:sz w:val="28"/>
          <w:szCs w:val="28"/>
        </w:rPr>
        <w:t xml:space="preserve">  </w:t>
      </w:r>
      <w:r w:rsidR="00D50AA7" w:rsidRPr="00CC6009">
        <w:rPr>
          <w:rFonts w:asciiTheme="majorBidi" w:hAnsiTheme="majorBidi" w:cstheme="majorBidi"/>
          <w:b/>
          <w:bCs/>
          <w:sz w:val="28"/>
          <w:szCs w:val="28"/>
        </w:rPr>
        <w:t xml:space="preserve">: (User-friendly Experience) </w:t>
      </w:r>
      <w:r w:rsidR="00EA2CCB" w:rsidRPr="00CC6009">
        <w:rPr>
          <w:rFonts w:asciiTheme="majorBidi" w:hAnsiTheme="majorBidi" w:cstheme="majorBidi"/>
          <w:b/>
          <w:bCs/>
          <w:sz w:val="28"/>
          <w:szCs w:val="28"/>
        </w:rPr>
        <w:t xml:space="preserve"> </w:t>
      </w:r>
    </w:p>
    <w:p w14:paraId="0B76252A" w14:textId="1C6D1C93" w:rsidR="00EA2CCB" w:rsidRPr="00CC6009" w:rsidRDefault="00EA2CCB">
      <w:pPr>
        <w:bidi/>
        <w:spacing w:line="360" w:lineRule="auto"/>
        <w:rPr>
          <w:rFonts w:asciiTheme="majorBidi" w:hAnsiTheme="majorBidi" w:cstheme="majorBidi"/>
          <w:b/>
          <w:bCs/>
          <w:sz w:val="28"/>
          <w:szCs w:val="28"/>
        </w:rPr>
        <w:pPrChange w:id="22" w:author="Adnan Sherif [2]" w:date="2024-08-26T19:24:00Z">
          <w:pPr>
            <w:spacing w:line="360" w:lineRule="auto"/>
            <w:jc w:val="right"/>
          </w:pPr>
        </w:pPrChange>
      </w:pP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سهل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الاستخدام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ويوفر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تجربة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مريحة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للمستخدمين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التنقل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سهلاً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وواضحًا،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المعلومات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بالمنتجات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والأسعار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والتوافر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واضحة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وسهلة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الوصول</w:t>
      </w:r>
      <w:r w:rsidRPr="00CC6009">
        <w:rPr>
          <w:rFonts w:asciiTheme="majorBidi" w:hAnsiTheme="majorBidi" w:cstheme="majorBidi"/>
          <w:b/>
          <w:bCs/>
          <w:sz w:val="28"/>
          <w:szCs w:val="28"/>
        </w:rPr>
        <w:t>.</w:t>
      </w:r>
    </w:p>
    <w:p w14:paraId="4E7C69BD" w14:textId="77777777" w:rsidR="00EA2CCB" w:rsidRPr="00CC6009" w:rsidRDefault="00EA2CCB" w:rsidP="00BE5F2D">
      <w:pPr>
        <w:spacing w:line="360" w:lineRule="auto"/>
        <w:jc w:val="right"/>
        <w:rPr>
          <w:rFonts w:asciiTheme="majorBidi" w:hAnsiTheme="majorBidi" w:cstheme="majorBidi"/>
          <w:b/>
          <w:bCs/>
          <w:sz w:val="28"/>
          <w:szCs w:val="28"/>
        </w:rPr>
      </w:pPr>
    </w:p>
    <w:p w14:paraId="15F15B51" w14:textId="2E7D82DF" w:rsidR="00EA2CCB" w:rsidRPr="00CC6009" w:rsidRDefault="00AC420C" w:rsidP="00BE5F2D">
      <w:pPr>
        <w:pStyle w:val="ListParagraph"/>
        <w:numPr>
          <w:ilvl w:val="0"/>
          <w:numId w:val="15"/>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صفحات</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منتج</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شاملة</w:t>
      </w:r>
      <w:r w:rsidR="00D50AA7">
        <w:rPr>
          <w:rFonts w:asciiTheme="majorBidi" w:hAnsiTheme="majorBidi" w:cstheme="majorBidi" w:hint="cs"/>
          <w:b/>
          <w:bCs/>
          <w:sz w:val="28"/>
          <w:szCs w:val="28"/>
          <w:rtl/>
        </w:rPr>
        <w:t xml:space="preserve"> </w:t>
      </w:r>
      <w:r w:rsidR="00D50AA7" w:rsidRPr="00CC6009">
        <w:rPr>
          <w:rFonts w:asciiTheme="majorBidi" w:hAnsiTheme="majorBidi" w:cstheme="majorBidi"/>
          <w:b/>
          <w:bCs/>
          <w:sz w:val="28"/>
          <w:szCs w:val="28"/>
        </w:rPr>
        <w:t>: (Comprehensive Product Pages)</w:t>
      </w:r>
    </w:p>
    <w:p w14:paraId="62D91894" w14:textId="77777777" w:rsidR="00154171" w:rsidRPr="00CC6009" w:rsidRDefault="00EA2CCB">
      <w:pPr>
        <w:bidi/>
        <w:spacing w:line="360" w:lineRule="auto"/>
        <w:rPr>
          <w:rFonts w:asciiTheme="majorBidi" w:hAnsiTheme="majorBidi" w:cstheme="majorBidi"/>
          <w:sz w:val="28"/>
          <w:szCs w:val="28"/>
        </w:rPr>
        <w:pPrChange w:id="23" w:author="Adnan Sherif [2]" w:date="2024-08-26T19:24:00Z">
          <w:pPr>
            <w:spacing w:line="360" w:lineRule="auto"/>
            <w:jc w:val="right"/>
          </w:pPr>
        </w:pPrChange>
      </w:pPr>
      <w:r w:rsidRPr="00CC6009">
        <w:rPr>
          <w:rFonts w:asciiTheme="majorBidi" w:hAnsiTheme="majorBidi" w:cstheme="majorBidi"/>
          <w:b/>
          <w:bCs/>
          <w:sz w:val="28"/>
          <w:szCs w:val="28"/>
        </w:rPr>
        <w:t xml:space="preserve">   </w:t>
      </w:r>
      <w:r w:rsidR="00A8231D" w:rsidRPr="00CC6009">
        <w:rPr>
          <w:rFonts w:asciiTheme="majorBidi" w:hAnsiTheme="majorBidi" w:cs="Times New Roman"/>
          <w:sz w:val="28"/>
          <w:szCs w:val="28"/>
          <w:rtl/>
        </w:rPr>
        <w:t>يجب</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أن</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توفر</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صفحات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المنتجات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معلومات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مفصلة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وشاملة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عن</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المنتجات،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مثل</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الوصف</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والمواصفات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والصور</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العالية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الجودة</w:t>
      </w:r>
    </w:p>
    <w:p w14:paraId="096E6391" w14:textId="77777777" w:rsidR="00154171" w:rsidRPr="00CC6009" w:rsidRDefault="00154171" w:rsidP="00154171">
      <w:pPr>
        <w:spacing w:line="360" w:lineRule="auto"/>
        <w:jc w:val="right"/>
        <w:rPr>
          <w:rFonts w:asciiTheme="majorBidi" w:hAnsiTheme="majorBidi" w:cstheme="majorBidi"/>
          <w:sz w:val="28"/>
          <w:szCs w:val="28"/>
        </w:rPr>
      </w:pPr>
    </w:p>
    <w:p w14:paraId="585D674F" w14:textId="77777777" w:rsidR="00154171" w:rsidRPr="00CC6009" w:rsidRDefault="00154171" w:rsidP="00154171">
      <w:pPr>
        <w:spacing w:line="360" w:lineRule="auto"/>
        <w:jc w:val="right"/>
        <w:rPr>
          <w:rFonts w:asciiTheme="majorBidi" w:hAnsiTheme="majorBidi" w:cstheme="majorBidi"/>
          <w:sz w:val="28"/>
          <w:szCs w:val="28"/>
        </w:rPr>
      </w:pPr>
    </w:p>
    <w:p w14:paraId="5106DBD9" w14:textId="77777777" w:rsidR="00154171" w:rsidRPr="00CC6009" w:rsidRDefault="00154171" w:rsidP="00154171">
      <w:pPr>
        <w:spacing w:line="360" w:lineRule="auto"/>
        <w:jc w:val="right"/>
        <w:rPr>
          <w:rFonts w:asciiTheme="majorBidi" w:hAnsiTheme="majorBidi" w:cstheme="majorBidi"/>
          <w:sz w:val="28"/>
          <w:szCs w:val="28"/>
        </w:rPr>
      </w:pPr>
    </w:p>
    <w:p w14:paraId="4D78052F" w14:textId="77777777" w:rsidR="00154171" w:rsidRPr="00CC6009" w:rsidRDefault="00154171" w:rsidP="00154171">
      <w:pPr>
        <w:spacing w:line="360" w:lineRule="auto"/>
        <w:jc w:val="right"/>
        <w:rPr>
          <w:rFonts w:asciiTheme="majorBidi" w:hAnsiTheme="majorBidi" w:cstheme="majorBidi"/>
          <w:sz w:val="28"/>
          <w:szCs w:val="28"/>
        </w:rPr>
      </w:pPr>
    </w:p>
    <w:p w14:paraId="11DAC4E7" w14:textId="77777777" w:rsidR="00154171" w:rsidRPr="00CC6009" w:rsidRDefault="00154171" w:rsidP="00154171">
      <w:pPr>
        <w:spacing w:line="360" w:lineRule="auto"/>
        <w:jc w:val="right"/>
        <w:rPr>
          <w:rFonts w:asciiTheme="majorBidi" w:hAnsiTheme="majorBidi" w:cstheme="majorBidi"/>
          <w:sz w:val="28"/>
          <w:szCs w:val="28"/>
        </w:rPr>
      </w:pPr>
    </w:p>
    <w:p w14:paraId="4737296E" w14:textId="77777777" w:rsidR="00154171" w:rsidRPr="00CC6009" w:rsidRDefault="00154171" w:rsidP="00154171">
      <w:pPr>
        <w:spacing w:line="360" w:lineRule="auto"/>
        <w:jc w:val="right"/>
        <w:rPr>
          <w:rFonts w:asciiTheme="majorBidi" w:hAnsiTheme="majorBidi" w:cstheme="majorBidi"/>
          <w:sz w:val="28"/>
          <w:szCs w:val="28"/>
        </w:rPr>
      </w:pPr>
    </w:p>
    <w:p w14:paraId="08C96A60" w14:textId="77777777" w:rsidR="00154171" w:rsidRPr="00CC6009" w:rsidRDefault="00154171" w:rsidP="00154171">
      <w:pPr>
        <w:spacing w:line="360" w:lineRule="auto"/>
        <w:jc w:val="right"/>
        <w:rPr>
          <w:rFonts w:asciiTheme="majorBidi" w:hAnsiTheme="majorBidi" w:cstheme="majorBidi"/>
          <w:sz w:val="28"/>
          <w:szCs w:val="28"/>
        </w:rPr>
      </w:pPr>
    </w:p>
    <w:p w14:paraId="631487EE" w14:textId="1AEA485A" w:rsidR="000B63A8" w:rsidRPr="00CC6009" w:rsidRDefault="000B63A8" w:rsidP="00154171">
      <w:pPr>
        <w:spacing w:line="360" w:lineRule="auto"/>
        <w:jc w:val="center"/>
        <w:rPr>
          <w:rFonts w:asciiTheme="majorBidi" w:hAnsiTheme="majorBidi" w:cstheme="majorBidi"/>
          <w:b/>
          <w:bCs/>
          <w:sz w:val="28"/>
          <w:szCs w:val="28"/>
        </w:rPr>
      </w:pPr>
    </w:p>
    <w:p w14:paraId="28E6747F" w14:textId="2C0FF0C6" w:rsidR="00154171" w:rsidRPr="00CC6009" w:rsidRDefault="00154171" w:rsidP="00154171">
      <w:pPr>
        <w:spacing w:line="360" w:lineRule="auto"/>
        <w:jc w:val="center"/>
        <w:rPr>
          <w:rFonts w:asciiTheme="majorBidi" w:hAnsiTheme="majorBidi" w:cstheme="majorBidi"/>
          <w:b/>
          <w:bCs/>
          <w:sz w:val="28"/>
          <w:szCs w:val="28"/>
        </w:rPr>
      </w:pPr>
    </w:p>
    <w:p w14:paraId="7A949E17" w14:textId="6696C3A6" w:rsidR="00154171" w:rsidRPr="00CC6009" w:rsidRDefault="00154171" w:rsidP="00154171">
      <w:pPr>
        <w:spacing w:line="360" w:lineRule="auto"/>
        <w:jc w:val="center"/>
        <w:rPr>
          <w:rFonts w:asciiTheme="majorBidi" w:hAnsiTheme="majorBidi" w:cstheme="majorBidi"/>
          <w:b/>
          <w:bCs/>
          <w:sz w:val="28"/>
          <w:szCs w:val="28"/>
        </w:rPr>
      </w:pPr>
    </w:p>
    <w:p w14:paraId="40DCA3BA" w14:textId="6B81EA0A" w:rsidR="001D7F3F" w:rsidRPr="00CC6009" w:rsidRDefault="001D7F3F" w:rsidP="00154171">
      <w:pPr>
        <w:spacing w:line="360" w:lineRule="auto"/>
        <w:jc w:val="center"/>
        <w:rPr>
          <w:rFonts w:asciiTheme="majorBidi" w:hAnsiTheme="majorBidi" w:cstheme="majorBidi"/>
          <w:b/>
          <w:bCs/>
          <w:sz w:val="28"/>
          <w:szCs w:val="28"/>
        </w:rPr>
      </w:pPr>
    </w:p>
    <w:p w14:paraId="71FC68CE" w14:textId="7B4DABAE" w:rsidR="001D7F3F" w:rsidRPr="00CC6009" w:rsidRDefault="001D7F3F" w:rsidP="00154171">
      <w:pPr>
        <w:spacing w:line="360" w:lineRule="auto"/>
        <w:jc w:val="center"/>
        <w:rPr>
          <w:rFonts w:asciiTheme="majorBidi" w:hAnsiTheme="majorBidi" w:cstheme="majorBidi"/>
          <w:b/>
          <w:bCs/>
          <w:sz w:val="28"/>
          <w:szCs w:val="28"/>
        </w:rPr>
      </w:pPr>
    </w:p>
    <w:p w14:paraId="6DC0345C" w14:textId="01A59AE5" w:rsidR="001D7F3F" w:rsidRPr="00CC6009" w:rsidRDefault="001D7F3F" w:rsidP="00154171">
      <w:pPr>
        <w:spacing w:line="360" w:lineRule="auto"/>
        <w:jc w:val="center"/>
        <w:rPr>
          <w:rFonts w:asciiTheme="majorBidi" w:hAnsiTheme="majorBidi" w:cstheme="majorBidi"/>
          <w:b/>
          <w:bCs/>
          <w:sz w:val="28"/>
          <w:szCs w:val="28"/>
        </w:rPr>
      </w:pPr>
    </w:p>
    <w:p w14:paraId="49340534" w14:textId="77777777" w:rsidR="001D7F3F" w:rsidRPr="00CC6009" w:rsidRDefault="001D7F3F" w:rsidP="00154171">
      <w:pPr>
        <w:spacing w:line="360" w:lineRule="auto"/>
        <w:jc w:val="center"/>
        <w:rPr>
          <w:rFonts w:asciiTheme="majorBidi" w:hAnsiTheme="majorBidi" w:cstheme="majorBidi"/>
          <w:b/>
          <w:bCs/>
          <w:sz w:val="28"/>
          <w:szCs w:val="28"/>
          <w:rtl/>
        </w:rPr>
      </w:pPr>
    </w:p>
    <w:p w14:paraId="7B9E81DE" w14:textId="4F2C32AE" w:rsidR="00405823" w:rsidRPr="00CC6009" w:rsidRDefault="00405823" w:rsidP="000B63A8">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   </w:t>
      </w:r>
      <w:r w:rsidR="00E021DB" w:rsidRPr="00CC6009">
        <w:rPr>
          <w:rFonts w:asciiTheme="majorBidi" w:hAnsiTheme="majorBidi" w:cstheme="majorBidi"/>
          <w:b/>
          <w:bCs/>
          <w:color w:val="2E74B5" w:themeColor="accent5" w:themeShade="BF"/>
          <w:sz w:val="28"/>
          <w:szCs w:val="28"/>
          <w:rtl/>
        </w:rPr>
        <w:t xml:space="preserve">مرحلة </w:t>
      </w:r>
      <w:r w:rsidR="00771CBA" w:rsidRPr="00CC6009">
        <w:rPr>
          <w:rFonts w:asciiTheme="majorBidi" w:hAnsiTheme="majorBidi" w:cstheme="majorBidi"/>
          <w:b/>
          <w:bCs/>
          <w:color w:val="2E74B5" w:themeColor="accent5" w:themeShade="BF"/>
          <w:sz w:val="28"/>
          <w:szCs w:val="28"/>
          <w:rtl/>
        </w:rPr>
        <w:t>التحليل</w:t>
      </w:r>
      <w:r w:rsidR="000B63A8" w:rsidRPr="00CC6009">
        <w:rPr>
          <w:rFonts w:asciiTheme="majorBidi" w:hAnsiTheme="majorBidi" w:cstheme="majorBidi"/>
          <w:b/>
          <w:bCs/>
          <w:color w:val="2E74B5" w:themeColor="accent5" w:themeShade="BF"/>
          <w:sz w:val="28"/>
          <w:szCs w:val="28"/>
          <w:rtl/>
        </w:rPr>
        <w:t xml:space="preserve"> </w:t>
      </w:r>
      <w:r w:rsidR="001D7F3F" w:rsidRPr="00CC6009">
        <w:rPr>
          <w:rFonts w:asciiTheme="majorBidi" w:hAnsiTheme="majorBidi" w:cstheme="majorBidi"/>
          <w:b/>
          <w:bCs/>
          <w:color w:val="2E74B5" w:themeColor="accent5" w:themeShade="BF"/>
          <w:sz w:val="28"/>
          <w:szCs w:val="28"/>
          <w:rtl/>
        </w:rPr>
        <w:t xml:space="preserve">    </w:t>
      </w:r>
    </w:p>
    <w:p w14:paraId="0AE91604" w14:textId="207BDD15" w:rsidR="00405823"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405823" w:rsidRPr="00CC6009">
        <w:rPr>
          <w:rFonts w:asciiTheme="majorBidi" w:hAnsiTheme="majorBidi" w:cstheme="majorBidi"/>
          <w:b/>
          <w:bCs/>
          <w:color w:val="2E74B5" w:themeColor="accent5" w:themeShade="BF"/>
          <w:sz w:val="28"/>
          <w:szCs w:val="28"/>
        </w:rPr>
        <w:t xml:space="preserve"> Analysis Phase</w:t>
      </w:r>
    </w:p>
    <w:p w14:paraId="7C0E2DA2" w14:textId="77777777" w:rsidR="00B54156" w:rsidRPr="00CC6009" w:rsidRDefault="00B54156" w:rsidP="00BE5F2D">
      <w:pPr>
        <w:spacing w:line="360" w:lineRule="auto"/>
        <w:rPr>
          <w:rFonts w:asciiTheme="majorBidi" w:hAnsiTheme="majorBidi" w:cstheme="majorBidi"/>
          <w:b/>
          <w:bCs/>
          <w:color w:val="2E74B5" w:themeColor="accent5" w:themeShade="BF"/>
          <w:sz w:val="28"/>
          <w:szCs w:val="28"/>
          <w:rtl/>
        </w:rPr>
      </w:pPr>
    </w:p>
    <w:p w14:paraId="7F48E9D7" w14:textId="77777777" w:rsidR="0014152A" w:rsidRPr="00CC6009" w:rsidRDefault="0014152A" w:rsidP="00BE5F2D">
      <w:pPr>
        <w:spacing w:line="360" w:lineRule="auto"/>
        <w:jc w:val="right"/>
        <w:rPr>
          <w:rFonts w:asciiTheme="majorBidi" w:hAnsiTheme="majorBidi" w:cstheme="majorBidi"/>
          <w:b/>
          <w:bCs/>
          <w:sz w:val="28"/>
          <w:szCs w:val="28"/>
        </w:rPr>
      </w:pPr>
    </w:p>
    <w:p w14:paraId="4C08B239" w14:textId="77777777" w:rsidR="0014152A" w:rsidRPr="00CC6009" w:rsidRDefault="0014152A" w:rsidP="00BE5F2D">
      <w:pPr>
        <w:spacing w:line="360" w:lineRule="auto"/>
        <w:rPr>
          <w:rFonts w:asciiTheme="majorBidi" w:hAnsiTheme="majorBidi" w:cstheme="majorBidi"/>
          <w:b/>
          <w:bCs/>
          <w:sz w:val="28"/>
          <w:szCs w:val="28"/>
        </w:rPr>
      </w:pPr>
      <w:r w:rsidRPr="00CC6009">
        <w:rPr>
          <w:rFonts w:asciiTheme="majorBidi" w:hAnsiTheme="majorBidi" w:cstheme="majorBidi"/>
          <w:b/>
          <w:bCs/>
          <w:sz w:val="28"/>
          <w:szCs w:val="28"/>
        </w:rPr>
        <w:br w:type="page"/>
      </w:r>
    </w:p>
    <w:p w14:paraId="05B4F59C" w14:textId="77777777" w:rsidR="004A4CC8" w:rsidRPr="00CC6009" w:rsidRDefault="004A4CC8"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تمهيد</w:t>
      </w:r>
    </w:p>
    <w:p w14:paraId="0A3F2017" w14:textId="77777777" w:rsidR="004A4CC8" w:rsidRPr="00CC6009" w:rsidRDefault="004A4CC8" w:rsidP="00BE5F2D">
      <w:pPr>
        <w:bidi/>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CC6009" w:rsidRDefault="004A4CC8"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وهي من أهم المراحل التي يعتمد عليها أيّ نظام و ذلك لأنه في هذه المرحلة يتم تحديد </w:t>
      </w:r>
      <w:r w:rsidRPr="0098634E">
        <w:rPr>
          <w:rFonts w:asciiTheme="majorBidi" w:hAnsiTheme="majorBidi" w:cstheme="majorBidi"/>
          <w:color w:val="FF0000"/>
          <w:sz w:val="28"/>
          <w:szCs w:val="28"/>
          <w:rtl/>
          <w:lang w:bidi="ar-LY"/>
          <w:rPrChange w:id="24" w:author="Adnan Sherif [2]" w:date="2024-08-26T19:25:00Z">
            <w:rPr>
              <w:rFonts w:asciiTheme="majorBidi" w:hAnsiTheme="majorBidi" w:cstheme="majorBidi"/>
              <w:sz w:val="28"/>
              <w:szCs w:val="28"/>
              <w:rtl/>
              <w:lang w:bidi="ar-LY"/>
            </w:rPr>
          </w:rPrChange>
        </w:rPr>
        <w:t>ة</w:t>
      </w:r>
      <w:r w:rsidRPr="00CC6009">
        <w:rPr>
          <w:rFonts w:asciiTheme="majorBidi" w:hAnsiTheme="majorBidi" w:cstheme="majorBidi"/>
          <w:sz w:val="28"/>
          <w:szCs w:val="28"/>
          <w:rtl/>
          <w:lang w:bidi="ar-LY"/>
        </w:rPr>
        <w:t xml:space="preserve"> تحليل المتطلبات التي توضح مواصفات النظام المطلوب و حدوده و عناصره .</w:t>
      </w:r>
    </w:p>
    <w:p w14:paraId="5D7B99BF" w14:textId="77777777" w:rsidR="004A4CC8" w:rsidRPr="00CC6009" w:rsidRDefault="004A4CC8"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والمرحلة التحليلية تتضمن ثلاث خطوات أساسية :</w:t>
      </w:r>
    </w:p>
    <w:p w14:paraId="69C612F2" w14:textId="77777777" w:rsidR="004A4CC8" w:rsidRPr="00CC6009" w:rsidRDefault="004A4CC8" w:rsidP="00BE5F2D">
      <w:pPr>
        <w:pStyle w:val="ListParagraph"/>
        <w:numPr>
          <w:ilvl w:val="0"/>
          <w:numId w:val="16"/>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تحديد المدخلات </w:t>
      </w:r>
    </w:p>
    <w:p w14:paraId="6ED1B098" w14:textId="77777777" w:rsidR="004A4CC8" w:rsidRPr="00CC6009" w:rsidRDefault="004A4CC8" w:rsidP="00BE5F2D">
      <w:pPr>
        <w:pStyle w:val="ListParagraph"/>
        <w:numPr>
          <w:ilvl w:val="0"/>
          <w:numId w:val="16"/>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تحديد الإجراءات </w:t>
      </w:r>
    </w:p>
    <w:p w14:paraId="74CD9B9B" w14:textId="2697DA76" w:rsidR="005B7F72" w:rsidRPr="00CC6009" w:rsidRDefault="004A4CC8" w:rsidP="000B63A8">
      <w:pPr>
        <w:pStyle w:val="ListParagraph"/>
        <w:numPr>
          <w:ilvl w:val="0"/>
          <w:numId w:val="16"/>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تحديد المخرجات</w:t>
      </w:r>
    </w:p>
    <w:p w14:paraId="37D4FD0C" w14:textId="77777777" w:rsidR="000B63A8" w:rsidRPr="00CC6009" w:rsidRDefault="000B63A8" w:rsidP="000B63A8">
      <w:pPr>
        <w:pStyle w:val="ListParagraph"/>
        <w:spacing w:line="360" w:lineRule="auto"/>
        <w:ind w:left="1080"/>
        <w:rPr>
          <w:rFonts w:asciiTheme="majorBidi" w:hAnsiTheme="majorBidi" w:cstheme="majorBidi"/>
          <w:sz w:val="28"/>
          <w:szCs w:val="28"/>
          <w:lang w:bidi="ar-LY"/>
        </w:rPr>
      </w:pPr>
    </w:p>
    <w:p w14:paraId="59ABC900" w14:textId="77777777" w:rsidR="00646D3C" w:rsidRPr="00CC6009" w:rsidRDefault="00646D3C" w:rsidP="00BE5F2D">
      <w:pPr>
        <w:tabs>
          <w:tab w:val="left" w:pos="1070"/>
          <w:tab w:val="center" w:pos="5400"/>
        </w:tabs>
        <w:spacing w:line="360" w:lineRule="auto"/>
        <w:ind w:left="720"/>
        <w:jc w:val="right"/>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3.1 - أهداف مرحلة التحليل:</w:t>
      </w:r>
    </w:p>
    <w:p w14:paraId="45A6F238" w14:textId="0F23C3CE" w:rsidR="006913D4" w:rsidRPr="00CC6009" w:rsidRDefault="006913D4" w:rsidP="000B63A8">
      <w:pPr>
        <w:pStyle w:val="NormalWeb"/>
        <w:bidi/>
        <w:spacing w:before="0" w:beforeAutospacing="0" w:after="200" w:afterAutospacing="0" w:line="360" w:lineRule="auto"/>
        <w:divId w:val="729765889"/>
        <w:rPr>
          <w:rFonts w:asciiTheme="majorBidi" w:hAnsiTheme="majorBidi" w:cstheme="majorBidi"/>
          <w:color w:val="000000"/>
          <w:sz w:val="28"/>
          <w:szCs w:val="28"/>
          <w:rtl/>
        </w:rPr>
      </w:pPr>
      <w:r w:rsidRPr="00CC6009">
        <w:rPr>
          <w:rFonts w:asciiTheme="majorBidi" w:hAnsiTheme="majorBidi" w:cstheme="majorBidi"/>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sidRPr="00CC6009">
        <w:rPr>
          <w:rFonts w:asciiTheme="majorBidi" w:hAnsiTheme="majorBidi" w:cstheme="majorBidi"/>
          <w:color w:val="000000"/>
          <w:sz w:val="28"/>
          <w:szCs w:val="28"/>
        </w:rPr>
        <w:t>Entity</w:t>
      </w:r>
      <w:r w:rsidRPr="00CC6009">
        <w:rPr>
          <w:rFonts w:asciiTheme="majorBidi" w:hAnsiTheme="majorBidi" w:cstheme="majorBidi"/>
          <w:color w:val="000000"/>
          <w:sz w:val="28"/>
          <w:szCs w:val="28"/>
          <w:rtl/>
        </w:rPr>
        <w:t>) و عمل مخطط علاقات البيــانات</w:t>
      </w:r>
      <w:r w:rsidRPr="00CC6009">
        <w:rPr>
          <w:rFonts w:asciiTheme="majorBidi" w:hAnsiTheme="majorBidi" w:cstheme="majorBidi"/>
          <w:color w:val="000000"/>
          <w:sz w:val="28"/>
          <w:szCs w:val="28"/>
        </w:rPr>
        <w:t>ERD</w:t>
      </w:r>
      <w:r w:rsidRPr="00CC6009">
        <w:rPr>
          <w:rFonts w:asciiTheme="majorBidi" w:hAnsiTheme="majorBidi" w:cstheme="majorBidi"/>
          <w:color w:val="000000"/>
          <w:sz w:val="28"/>
          <w:szCs w:val="28"/>
          <w:rtl/>
        </w:rPr>
        <w:t>  (</w:t>
      </w:r>
      <w:r w:rsidRPr="00CC6009">
        <w:rPr>
          <w:rFonts w:asciiTheme="majorBidi" w:hAnsiTheme="majorBidi" w:cstheme="majorBidi"/>
          <w:color w:val="000000"/>
          <w:sz w:val="28"/>
          <w:szCs w:val="28"/>
        </w:rPr>
        <w:t>Entity Relation Diagram</w:t>
      </w:r>
      <w:r w:rsidRPr="00CC6009">
        <w:rPr>
          <w:rFonts w:asciiTheme="majorBidi" w:hAnsiTheme="majorBidi" w:cstheme="majorBidi"/>
          <w:color w:val="000000"/>
          <w:sz w:val="28"/>
          <w:szCs w:val="28"/>
          <w:rtl/>
        </w:rPr>
        <w:t xml:space="preserve">) ويتم وصف عملية الوظيفيـة لنظــام المقترح بمخطط توضيحــي </w:t>
      </w:r>
      <w:r w:rsidRPr="00CC6009">
        <w:rPr>
          <w:rFonts w:asciiTheme="majorBidi" w:hAnsiTheme="majorBidi" w:cstheme="majorBidi"/>
          <w:color w:val="000000"/>
          <w:sz w:val="28"/>
          <w:szCs w:val="28"/>
        </w:rPr>
        <w:t>FHD</w:t>
      </w:r>
      <w:r w:rsidRPr="00CC6009">
        <w:rPr>
          <w:rFonts w:asciiTheme="majorBidi" w:hAnsiTheme="majorBidi" w:cstheme="majorBidi"/>
          <w:color w:val="000000"/>
          <w:sz w:val="28"/>
          <w:szCs w:val="28"/>
          <w:rtl/>
        </w:rPr>
        <w:t>.</w:t>
      </w:r>
    </w:p>
    <w:p w14:paraId="040924B5" w14:textId="6DD1E6B4" w:rsidR="000B63A8" w:rsidRPr="00CC6009" w:rsidRDefault="00F06275" w:rsidP="000B63A8">
      <w:pPr>
        <w:pStyle w:val="NormalWeb"/>
        <w:bidi/>
        <w:spacing w:before="0" w:beforeAutospacing="0" w:after="200" w:afterAutospacing="0" w:line="360" w:lineRule="auto"/>
        <w:jc w:val="both"/>
        <w:divId w:val="432672539"/>
        <w:rPr>
          <w:rFonts w:asciiTheme="majorBidi" w:hAnsiTheme="majorBidi" w:cstheme="majorBidi"/>
          <w:sz w:val="28"/>
          <w:szCs w:val="28"/>
          <w:rtl/>
        </w:rPr>
      </w:pPr>
      <w:r w:rsidRPr="00CC6009">
        <w:rPr>
          <w:rFonts w:asciiTheme="majorBidi" w:hAnsiTheme="majorBidi" w:cstheme="majorBidi"/>
          <w:color w:val="000000"/>
          <w:sz w:val="28"/>
          <w:szCs w:val="28"/>
          <w:rtl/>
        </w:rPr>
        <w:t>(</w:t>
      </w:r>
      <w:r w:rsidRPr="00CC6009">
        <w:rPr>
          <w:rFonts w:asciiTheme="majorBidi" w:hAnsiTheme="majorBidi" w:cstheme="majorBidi"/>
          <w:color w:val="000000"/>
          <w:sz w:val="28"/>
          <w:szCs w:val="28"/>
        </w:rPr>
        <w:t>Functions Hierarchy Diagram</w:t>
      </w:r>
      <w:r w:rsidRPr="00CC6009">
        <w:rPr>
          <w:rFonts w:asciiTheme="majorBidi" w:hAnsiTheme="majorBidi" w:cstheme="majorBidi"/>
          <w:color w:val="000000"/>
          <w:sz w:val="28"/>
          <w:szCs w:val="28"/>
          <w:rtl/>
        </w:rPr>
        <w:t>) وبالتالي تلخص جميع العمليات (</w:t>
      </w:r>
      <w:r w:rsidRPr="00CC6009">
        <w:rPr>
          <w:rFonts w:asciiTheme="majorBidi" w:hAnsiTheme="majorBidi" w:cstheme="majorBidi"/>
          <w:color w:val="000000"/>
          <w:sz w:val="28"/>
          <w:szCs w:val="28"/>
        </w:rPr>
        <w:t>Process</w:t>
      </w:r>
      <w:r w:rsidRPr="00CC6009">
        <w:rPr>
          <w:rFonts w:asciiTheme="majorBidi" w:hAnsiTheme="majorBidi" w:cstheme="majorBidi"/>
          <w:color w:val="000000"/>
          <w:sz w:val="28"/>
          <w:szCs w:val="28"/>
          <w:rtl/>
        </w:rPr>
        <w:t>) ولا تترك أي عملية دون أن توضع في هذه المخططات.</w:t>
      </w:r>
    </w:p>
    <w:p w14:paraId="2F71C40A" w14:textId="77777777" w:rsidR="000B63A8" w:rsidRPr="00CC6009" w:rsidRDefault="000B63A8" w:rsidP="000B63A8">
      <w:pPr>
        <w:pStyle w:val="NormalWeb"/>
        <w:bidi/>
        <w:spacing w:before="0" w:beforeAutospacing="0" w:after="200" w:afterAutospacing="0" w:line="360" w:lineRule="auto"/>
        <w:jc w:val="both"/>
        <w:divId w:val="432672539"/>
        <w:rPr>
          <w:rFonts w:asciiTheme="majorBidi" w:hAnsiTheme="majorBidi" w:cstheme="majorBidi"/>
          <w:sz w:val="28"/>
          <w:szCs w:val="28"/>
        </w:rPr>
      </w:pPr>
    </w:p>
    <w:p w14:paraId="1CB68D50" w14:textId="5FD50483" w:rsidR="00A61BF2" w:rsidRPr="00CC6009" w:rsidRDefault="00A61BF2" w:rsidP="00BE5F2D">
      <w:pPr>
        <w:bidi/>
        <w:spacing w:line="360" w:lineRule="auto"/>
        <w:contextualSpacing/>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3.</w:t>
      </w:r>
      <w:r w:rsidR="0084464F" w:rsidRPr="00CC6009">
        <w:rPr>
          <w:rFonts w:asciiTheme="majorBidi" w:eastAsia="Calibri" w:hAnsiTheme="majorBidi" w:cstheme="majorBidi"/>
          <w:b/>
          <w:bCs/>
          <w:color w:val="2E74B5" w:themeColor="accent5" w:themeShade="BF"/>
          <w:sz w:val="28"/>
          <w:szCs w:val="28"/>
          <w:rtl/>
        </w:rPr>
        <w:t>2</w:t>
      </w:r>
      <w:r w:rsidRPr="00CC6009">
        <w:rPr>
          <w:rFonts w:asciiTheme="majorBidi" w:eastAsia="Calibri" w:hAnsiTheme="majorBidi" w:cstheme="majorBidi"/>
          <w:b/>
          <w:bCs/>
          <w:color w:val="2E74B5" w:themeColor="accent5" w:themeShade="BF"/>
          <w:sz w:val="28"/>
          <w:szCs w:val="28"/>
          <w:rtl/>
        </w:rPr>
        <w:t xml:space="preserve"> -  طرق وأساليب جمع البيانات </w:t>
      </w:r>
      <w:r w:rsidRPr="00CC6009">
        <w:rPr>
          <w:rFonts w:asciiTheme="majorBidi" w:eastAsia="Calibri" w:hAnsiTheme="majorBidi" w:cstheme="majorBidi"/>
          <w:b/>
          <w:bCs/>
          <w:color w:val="2E74B5" w:themeColor="accent5" w:themeShade="BF"/>
          <w:sz w:val="28"/>
          <w:szCs w:val="28"/>
        </w:rPr>
        <w:t>-:( Methods of Data Collection)</w:t>
      </w:r>
      <w:r w:rsidRPr="00CC6009">
        <w:rPr>
          <w:rFonts w:asciiTheme="majorBidi" w:eastAsia="Calibri" w:hAnsiTheme="majorBidi" w:cstheme="majorBidi"/>
          <w:b/>
          <w:bCs/>
          <w:color w:val="2E74B5" w:themeColor="accent5" w:themeShade="BF"/>
          <w:sz w:val="28"/>
          <w:szCs w:val="28"/>
          <w:rtl/>
        </w:rPr>
        <w:t xml:space="preserve">  </w:t>
      </w:r>
    </w:p>
    <w:p w14:paraId="2257F993" w14:textId="77777777" w:rsidR="00A61BF2" w:rsidRPr="00CC6009" w:rsidRDefault="00A61BF2"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Default="00A61BF2" w:rsidP="00BE5F2D">
      <w:pPr>
        <w:spacing w:line="360" w:lineRule="auto"/>
        <w:jc w:val="both"/>
        <w:rPr>
          <w:rFonts w:asciiTheme="majorBidi" w:hAnsiTheme="majorBidi" w:cstheme="majorBidi"/>
          <w:sz w:val="28"/>
          <w:szCs w:val="28"/>
          <w:lang w:bidi="ar-LY"/>
        </w:rPr>
      </w:pPr>
    </w:p>
    <w:p w14:paraId="1DF1333A" w14:textId="77777777" w:rsidR="0075309E" w:rsidRPr="00CC6009" w:rsidRDefault="0075309E" w:rsidP="00BE5F2D">
      <w:pPr>
        <w:spacing w:line="360" w:lineRule="auto"/>
        <w:jc w:val="both"/>
        <w:rPr>
          <w:rFonts w:asciiTheme="majorBidi" w:hAnsiTheme="majorBidi" w:cstheme="majorBidi"/>
          <w:sz w:val="28"/>
          <w:szCs w:val="28"/>
          <w:lang w:bidi="ar-LY"/>
        </w:rPr>
      </w:pPr>
    </w:p>
    <w:p w14:paraId="531850D4" w14:textId="7F9EC289" w:rsidR="00A61BF2" w:rsidRPr="00CC6009" w:rsidRDefault="00A61B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3.</w:t>
      </w:r>
      <w:r w:rsidR="0031238C"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.1 </w:t>
      </w:r>
      <w:r w:rsidR="008576DE"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البحث العام </w:t>
      </w:r>
      <w:r w:rsidRPr="00CC6009">
        <w:rPr>
          <w:rFonts w:asciiTheme="majorBidi" w:hAnsiTheme="majorBidi" w:cstheme="majorBidi"/>
          <w:b/>
          <w:bCs/>
          <w:color w:val="2E74B5" w:themeColor="accent5" w:themeShade="BF"/>
          <w:sz w:val="28"/>
          <w:szCs w:val="28"/>
        </w:rPr>
        <w:t>(General Research)</w:t>
      </w:r>
      <w:r w:rsidRPr="00CC6009">
        <w:rPr>
          <w:rFonts w:asciiTheme="majorBidi" w:hAnsiTheme="majorBidi" w:cstheme="majorBidi"/>
          <w:b/>
          <w:bCs/>
          <w:color w:val="2E74B5" w:themeColor="accent5" w:themeShade="BF"/>
          <w:sz w:val="28"/>
          <w:szCs w:val="28"/>
          <w:rtl/>
        </w:rPr>
        <w:t xml:space="preserve"> :</w:t>
      </w:r>
    </w:p>
    <w:p w14:paraId="66E1A6AF" w14:textId="43EF6692" w:rsidR="00A61BF2" w:rsidRPr="00CC6009" w:rsidRDefault="00A61BF2" w:rsidP="00BE5F2D">
      <w:pPr>
        <w:spacing w:line="360" w:lineRule="auto"/>
        <w:jc w:val="right"/>
        <w:rPr>
          <w:rFonts w:asciiTheme="majorBidi" w:hAnsiTheme="majorBidi" w:cstheme="majorBidi"/>
          <w:color w:val="0D0D0D" w:themeColor="text1" w:themeTint="F2"/>
          <w:sz w:val="28"/>
          <w:szCs w:val="28"/>
          <w:rtl/>
        </w:rPr>
      </w:pPr>
      <w:r w:rsidRPr="00CC6009">
        <w:rPr>
          <w:rFonts w:asciiTheme="majorBidi" w:hAnsiTheme="majorBidi" w:cstheme="majorBidi"/>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C6009" w:rsidRDefault="00A61BF2" w:rsidP="00BE5F2D">
      <w:pPr>
        <w:spacing w:line="360" w:lineRule="auto"/>
        <w:jc w:val="right"/>
        <w:rPr>
          <w:rFonts w:asciiTheme="majorBidi" w:hAnsiTheme="majorBidi" w:cstheme="majorBidi"/>
          <w:color w:val="0D0D0D" w:themeColor="text1" w:themeTint="F2"/>
          <w:sz w:val="28"/>
          <w:szCs w:val="28"/>
          <w:rtl/>
        </w:rPr>
      </w:pPr>
    </w:p>
    <w:p w14:paraId="621C72CC" w14:textId="06DB2990" w:rsidR="004A2E63" w:rsidRPr="00CC6009" w:rsidRDefault="004A2E63"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3.2.</w:t>
      </w:r>
      <w:ins w:id="25" w:author="Adnan Sherif [2]" w:date="2024-08-26T19:27:00Z">
        <w:r w:rsidR="00966F61">
          <w:rPr>
            <w:rFonts w:asciiTheme="majorBidi" w:hAnsiTheme="majorBidi" w:cstheme="majorBidi" w:hint="cs"/>
            <w:b/>
            <w:bCs/>
            <w:color w:val="2E74B5" w:themeColor="accent5" w:themeShade="BF"/>
            <w:sz w:val="28"/>
            <w:szCs w:val="28"/>
            <w:rtl/>
          </w:rPr>
          <w:t>1</w:t>
        </w:r>
      </w:ins>
      <w:ins w:id="26" w:author="Adnan Sherif [2]" w:date="2024-08-26T19:28:00Z">
        <w:r w:rsidR="00966F61">
          <w:rPr>
            <w:rFonts w:asciiTheme="majorBidi" w:hAnsiTheme="majorBidi" w:cstheme="majorBidi" w:hint="cs"/>
            <w:b/>
            <w:bCs/>
            <w:color w:val="2E74B5" w:themeColor="accent5" w:themeShade="BF"/>
            <w:sz w:val="28"/>
            <w:szCs w:val="28"/>
            <w:rtl/>
          </w:rPr>
          <w:t>.</w:t>
        </w:r>
      </w:ins>
      <w:del w:id="27" w:author="Adnan Sherif [2]" w:date="2024-08-26T19:28:00Z">
        <w:r w:rsidR="00632FD4" w:rsidRPr="00CC6009" w:rsidDel="00966F61">
          <w:rPr>
            <w:rFonts w:asciiTheme="majorBidi" w:hAnsiTheme="majorBidi" w:cstheme="majorBidi"/>
            <w:b/>
            <w:bCs/>
            <w:color w:val="2E74B5" w:themeColor="accent5" w:themeShade="BF"/>
            <w:sz w:val="28"/>
            <w:szCs w:val="28"/>
            <w:rtl/>
          </w:rPr>
          <w:delText>2</w:delText>
        </w:r>
      </w:del>
      <w:ins w:id="28" w:author="Adnan Sherif [2]" w:date="2024-08-26T19:28:00Z">
        <w:r w:rsidR="00966F61">
          <w:rPr>
            <w:rFonts w:asciiTheme="majorBidi" w:hAnsiTheme="majorBidi" w:cstheme="majorBidi" w:hint="cs"/>
            <w:b/>
            <w:bCs/>
            <w:color w:val="2E74B5" w:themeColor="accent5" w:themeShade="BF"/>
            <w:sz w:val="28"/>
            <w:szCs w:val="28"/>
            <w:rtl/>
          </w:rPr>
          <w:t>1</w:t>
        </w:r>
      </w:ins>
      <w:r w:rsidRPr="00CC6009">
        <w:rPr>
          <w:rFonts w:asciiTheme="majorBidi" w:hAnsiTheme="majorBidi" w:cstheme="majorBidi"/>
          <w:b/>
          <w:bCs/>
          <w:color w:val="2E74B5" w:themeColor="accent5" w:themeShade="BF"/>
          <w:sz w:val="28"/>
          <w:szCs w:val="28"/>
          <w:rtl/>
        </w:rPr>
        <w:t xml:space="preserve"> </w:t>
      </w:r>
      <w:r w:rsidR="008576DE"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البحث </w:t>
      </w:r>
      <w:r w:rsidR="00632FD4" w:rsidRPr="00CC6009">
        <w:rPr>
          <w:rFonts w:asciiTheme="majorBidi" w:hAnsiTheme="majorBidi" w:cstheme="majorBidi"/>
          <w:b/>
          <w:bCs/>
          <w:color w:val="2E74B5" w:themeColor="accent5" w:themeShade="BF"/>
          <w:sz w:val="28"/>
          <w:szCs w:val="28"/>
          <w:rtl/>
        </w:rPr>
        <w:t>عبر الانترنت</w:t>
      </w:r>
      <w:r w:rsidRPr="00CC6009">
        <w:rPr>
          <w:rFonts w:asciiTheme="majorBidi" w:hAnsiTheme="majorBidi" w:cstheme="majorBidi"/>
          <w:b/>
          <w:bCs/>
          <w:color w:val="2E74B5" w:themeColor="accent5" w:themeShade="BF"/>
          <w:sz w:val="28"/>
          <w:szCs w:val="28"/>
          <w:rtl/>
        </w:rPr>
        <w:t xml:space="preserve"> :</w:t>
      </w:r>
    </w:p>
    <w:p w14:paraId="49CF0439" w14:textId="3CF41DAD" w:rsidR="00715AC4" w:rsidRPr="00CC6009" w:rsidRDefault="003D4CD8" w:rsidP="00BE5F2D">
      <w:pPr>
        <w:bidi/>
        <w:spacing w:line="360" w:lineRule="auto"/>
        <w:rPr>
          <w:rFonts w:asciiTheme="majorBidi" w:hAnsiTheme="majorBidi" w:cstheme="majorBidi"/>
          <w:color w:val="0D0D0D" w:themeColor="text1" w:themeTint="F2"/>
          <w:sz w:val="28"/>
          <w:szCs w:val="28"/>
        </w:rPr>
      </w:pPr>
      <w:r w:rsidRPr="00CC6009">
        <w:rPr>
          <w:rFonts w:asciiTheme="majorBidi" w:hAnsiTheme="majorBidi" w:cstheme="majorBidi"/>
          <w:color w:val="0D0D0D" w:themeColor="text1" w:themeTint="F2"/>
          <w:sz w:val="28"/>
          <w:szCs w:val="28"/>
          <w:rtl/>
        </w:rPr>
        <w:t>يتضمن جمع البيانات و الاطلاع على منظومات مشابهة. يتم ذلك من خلال البحث عبر الإنترنت للتعرف على متاجر الملابس المشابهة في نفس المجال أو البيئة التجارية. يتم زيارة مواقعهم الإلكترونية لتحليل التصميم والتنظيم العام للموقع وأنواع المنتجات والخدمات التي يقدمونها مثل</w:t>
      </w:r>
      <w:r w:rsidR="00340A42" w:rsidRPr="00CC6009">
        <w:rPr>
          <w:rFonts w:asciiTheme="majorBidi" w:hAnsiTheme="majorBidi" w:cstheme="majorBidi"/>
          <w:color w:val="0D0D0D" w:themeColor="text1" w:themeTint="F2"/>
          <w:sz w:val="28"/>
          <w:szCs w:val="28"/>
        </w:rPr>
        <w:t xml:space="preserve"> s</w:t>
      </w:r>
      <w:r w:rsidRPr="00CC6009">
        <w:rPr>
          <w:rFonts w:asciiTheme="majorBidi" w:hAnsiTheme="majorBidi" w:cstheme="majorBidi"/>
          <w:color w:val="0D0D0D" w:themeColor="text1" w:themeTint="F2"/>
          <w:sz w:val="28"/>
          <w:szCs w:val="28"/>
        </w:rPr>
        <w:t xml:space="preserve">hopify </w:t>
      </w:r>
      <w:r w:rsidRPr="00CC6009">
        <w:rPr>
          <w:rFonts w:asciiTheme="majorBidi" w:hAnsiTheme="majorBidi" w:cstheme="majorBidi"/>
          <w:color w:val="0D0D0D" w:themeColor="text1" w:themeTint="F2"/>
          <w:sz w:val="28"/>
          <w:szCs w:val="28"/>
          <w:rtl/>
        </w:rPr>
        <w:t xml:space="preserve">و </w:t>
      </w:r>
      <w:r w:rsidRPr="00CC6009">
        <w:rPr>
          <w:rFonts w:asciiTheme="majorBidi" w:hAnsiTheme="majorBidi" w:cstheme="majorBidi"/>
          <w:color w:val="0D0D0D" w:themeColor="text1" w:themeTint="F2"/>
          <w:sz w:val="28"/>
          <w:szCs w:val="28"/>
        </w:rPr>
        <w:t>dior</w:t>
      </w:r>
    </w:p>
    <w:p w14:paraId="7C234831" w14:textId="77777777" w:rsidR="00956048" w:rsidRPr="00CC6009" w:rsidRDefault="00956048" w:rsidP="00BE5F2D">
      <w:pPr>
        <w:bidi/>
        <w:spacing w:line="360" w:lineRule="auto"/>
        <w:rPr>
          <w:rFonts w:asciiTheme="majorBidi" w:hAnsiTheme="majorBidi" w:cstheme="majorBidi"/>
          <w:color w:val="0D0D0D" w:themeColor="text1" w:themeTint="F2"/>
          <w:sz w:val="28"/>
          <w:szCs w:val="28"/>
        </w:rPr>
      </w:pPr>
    </w:p>
    <w:p w14:paraId="6A527945" w14:textId="7E2F32AE" w:rsidR="00A61BF2" w:rsidRPr="00CC6009" w:rsidRDefault="00956048"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3.2.</w:t>
      </w:r>
      <w:ins w:id="29" w:author="Adnan Sherif [2]" w:date="2024-08-26T19:28:00Z">
        <w:r w:rsidR="000944BE">
          <w:rPr>
            <w:rFonts w:asciiTheme="majorBidi" w:hAnsiTheme="majorBidi" w:cstheme="majorBidi" w:hint="cs"/>
            <w:b/>
            <w:bCs/>
            <w:color w:val="2E74B5" w:themeColor="accent5" w:themeShade="BF"/>
            <w:sz w:val="28"/>
            <w:szCs w:val="28"/>
            <w:rtl/>
          </w:rPr>
          <w:t>1.2</w:t>
        </w:r>
      </w:ins>
      <w:del w:id="30" w:author="Adnan Sherif [2]" w:date="2024-08-26T19:28:00Z">
        <w:r w:rsidR="00301045" w:rsidRPr="00CC6009" w:rsidDel="000944BE">
          <w:rPr>
            <w:rFonts w:asciiTheme="majorBidi" w:hAnsiTheme="majorBidi" w:cstheme="majorBidi"/>
            <w:b/>
            <w:bCs/>
            <w:color w:val="2E74B5" w:themeColor="accent5" w:themeShade="BF"/>
            <w:sz w:val="28"/>
            <w:szCs w:val="28"/>
            <w:rtl/>
          </w:rPr>
          <w:delText>3</w:delText>
        </w:r>
      </w:del>
      <w:r w:rsidRPr="00CC6009">
        <w:rPr>
          <w:rFonts w:asciiTheme="majorBidi" w:hAnsiTheme="majorBidi" w:cstheme="majorBidi"/>
          <w:b/>
          <w:bCs/>
          <w:color w:val="2E74B5" w:themeColor="accent5" w:themeShade="BF"/>
          <w:sz w:val="28"/>
          <w:szCs w:val="28"/>
          <w:rtl/>
        </w:rPr>
        <w:t xml:space="preserve"> </w:t>
      </w:r>
      <w:r w:rsidRPr="00CC6009">
        <w:rPr>
          <w:rFonts w:asciiTheme="majorBidi" w:eastAsia="Calibri" w:hAnsiTheme="majorBidi" w:cstheme="majorBidi"/>
          <w:b/>
          <w:bCs/>
          <w:color w:val="2E74B5" w:themeColor="accent5" w:themeShade="BF"/>
          <w:sz w:val="28"/>
          <w:szCs w:val="28"/>
          <w:rtl/>
        </w:rPr>
        <w:t xml:space="preserve">- </w:t>
      </w:r>
      <w:r w:rsidR="00301045" w:rsidRPr="00CC6009">
        <w:rPr>
          <w:rFonts w:asciiTheme="majorBidi" w:hAnsiTheme="majorBidi" w:cstheme="majorBidi"/>
          <w:b/>
          <w:bCs/>
          <w:color w:val="2E74B5" w:themeColor="accent5" w:themeShade="BF"/>
          <w:sz w:val="28"/>
          <w:szCs w:val="28"/>
          <w:rtl/>
        </w:rPr>
        <w:t>الاطلاع</w:t>
      </w:r>
      <w:r w:rsidRPr="00CC6009">
        <w:rPr>
          <w:rFonts w:asciiTheme="majorBidi" w:hAnsiTheme="majorBidi" w:cstheme="majorBidi"/>
          <w:b/>
          <w:bCs/>
          <w:color w:val="2E74B5" w:themeColor="accent5" w:themeShade="BF"/>
          <w:sz w:val="28"/>
          <w:szCs w:val="28"/>
          <w:rtl/>
        </w:rPr>
        <w:t xml:space="preserve"> </w:t>
      </w:r>
      <w:r w:rsidR="00301045" w:rsidRPr="00CC6009">
        <w:rPr>
          <w:rFonts w:asciiTheme="majorBidi" w:hAnsiTheme="majorBidi" w:cstheme="majorBidi"/>
          <w:b/>
          <w:bCs/>
          <w:color w:val="2E74B5" w:themeColor="accent5" w:themeShade="BF"/>
          <w:sz w:val="28"/>
          <w:szCs w:val="28"/>
          <w:rtl/>
        </w:rPr>
        <w:t>على منظومات مشابهة</w:t>
      </w:r>
      <w:r w:rsidRPr="00CC6009">
        <w:rPr>
          <w:rFonts w:asciiTheme="majorBidi" w:hAnsiTheme="majorBidi" w:cstheme="majorBidi"/>
          <w:b/>
          <w:bCs/>
          <w:color w:val="2E74B5" w:themeColor="accent5" w:themeShade="BF"/>
          <w:sz w:val="28"/>
          <w:szCs w:val="28"/>
          <w:rtl/>
        </w:rPr>
        <w:t xml:space="preserve"> :</w:t>
      </w:r>
    </w:p>
    <w:p w14:paraId="0E342B74" w14:textId="7245E177" w:rsidR="0065458A" w:rsidRPr="00CC6009" w:rsidRDefault="00BF0BE2" w:rsidP="00BE5F2D">
      <w:pPr>
        <w:spacing w:line="360" w:lineRule="auto"/>
        <w:jc w:val="right"/>
        <w:rPr>
          <w:rFonts w:asciiTheme="majorBidi" w:hAnsiTheme="majorBidi" w:cstheme="majorBidi"/>
          <w:color w:val="0D0D0D" w:themeColor="text1" w:themeTint="F2"/>
          <w:sz w:val="28"/>
          <w:szCs w:val="28"/>
          <w:lang w:bidi="ar-LY"/>
        </w:rPr>
      </w:pPr>
      <w:r w:rsidRPr="00CC6009">
        <w:rPr>
          <w:rFonts w:asciiTheme="majorBidi" w:hAnsiTheme="majorBidi" w:cstheme="majorBidi"/>
          <w:color w:val="0D0D0D" w:themeColor="text1" w:themeTint="F2"/>
          <w:sz w:val="28"/>
          <w:szCs w:val="28"/>
          <w:rtl/>
          <w:lang w:bidi="ar-LY"/>
        </w:rPr>
        <w:t>عندما نقوم بالاطلاع على منظومات مشابهة يجب أن تتطلب تحليلاً دقيقاً لكيفية عملها، وكذلك كيفية عمل مشاريع متشابهة مع تحليل استراتيجياتها وأدواتها، مثل تحليل تصميم واجهاتها، ودراسة مميزاتها ووظائفها، وتحليل كيفية تفاعلها ومدي أمانها، وتحديد نقاط القوة والضعف وغيرها الكثير.</w:t>
      </w:r>
    </w:p>
    <w:p w14:paraId="1F0CE59A" w14:textId="54A2E3D3" w:rsidR="007C027C" w:rsidRPr="00CC6009" w:rsidRDefault="007C027C" w:rsidP="00BE5F2D">
      <w:pPr>
        <w:bidi/>
        <w:spacing w:line="360" w:lineRule="auto"/>
        <w:rPr>
          <w:rFonts w:asciiTheme="majorBidi" w:hAnsiTheme="majorBidi" w:cstheme="majorBidi"/>
          <w:b/>
          <w:bCs/>
          <w:color w:val="000000" w:themeColor="text1"/>
          <w:sz w:val="28"/>
          <w:szCs w:val="28"/>
        </w:rPr>
      </w:pPr>
    </w:p>
    <w:p w14:paraId="0434D228" w14:textId="75183897" w:rsidR="00385475" w:rsidRPr="00CC6009" w:rsidRDefault="00385475"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3.2.4 </w:t>
      </w:r>
      <w:r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الملاحظة </w:t>
      </w:r>
      <w:r w:rsidR="00D87E1F" w:rsidRPr="00CC6009">
        <w:rPr>
          <w:rFonts w:asciiTheme="majorBidi" w:hAnsiTheme="majorBidi" w:cstheme="majorBidi"/>
          <w:b/>
          <w:bCs/>
          <w:color w:val="2E74B5" w:themeColor="accent5" w:themeShade="BF"/>
          <w:sz w:val="28"/>
          <w:szCs w:val="28"/>
          <w:rtl/>
        </w:rPr>
        <w:t xml:space="preserve">المباشرة </w:t>
      </w:r>
      <w:r w:rsidRPr="00CC6009">
        <w:rPr>
          <w:rFonts w:asciiTheme="majorBidi" w:hAnsiTheme="majorBidi" w:cstheme="majorBidi"/>
          <w:b/>
          <w:bCs/>
          <w:color w:val="2E74B5" w:themeColor="accent5" w:themeShade="BF"/>
          <w:sz w:val="28"/>
          <w:szCs w:val="28"/>
        </w:rPr>
        <w:t>(</w:t>
      </w:r>
      <w:r w:rsidR="00D87E1F" w:rsidRPr="00CC6009">
        <w:rPr>
          <w:rFonts w:asciiTheme="majorBidi" w:hAnsiTheme="majorBidi" w:cstheme="majorBidi"/>
          <w:b/>
          <w:bCs/>
          <w:color w:val="2E74B5" w:themeColor="accent5" w:themeShade="BF"/>
          <w:sz w:val="28"/>
          <w:szCs w:val="28"/>
        </w:rPr>
        <w:t>Direct observation</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p w14:paraId="25A86E5E" w14:textId="77777777" w:rsidR="0067084A" w:rsidRPr="00CC6009" w:rsidRDefault="00B7135A">
      <w:pPr>
        <w:bidi/>
        <w:spacing w:line="360" w:lineRule="auto"/>
        <w:rPr>
          <w:rFonts w:asciiTheme="majorBidi" w:hAnsiTheme="majorBidi" w:cstheme="majorBidi"/>
          <w:sz w:val="28"/>
          <w:szCs w:val="28"/>
        </w:rPr>
        <w:pPrChange w:id="31" w:author="Adnan Sherif [2]" w:date="2024-08-26T19:29:00Z">
          <w:pPr>
            <w:spacing w:line="360" w:lineRule="auto"/>
            <w:jc w:val="right"/>
          </w:pPr>
        </w:pPrChange>
      </w:pP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يُعتبر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الاستنتاج</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المباشر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طريقة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فعالة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لجمع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في</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متجر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الملابس</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يتضمن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ذلك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القيام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بملاحظات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شخصية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أثناء</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زيارة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المتجر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وتسجيل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الجوانب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الملحوظة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مثل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تنظيم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المتجر،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وتصميمه،</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وتشكيلة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الملابس</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المعروضة،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والأسعار،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وعروض</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الخصم،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وغيرها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التفاصيل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بالمنتجات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والخدمات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المقدمة</w:t>
      </w:r>
    </w:p>
    <w:p w14:paraId="07548036" w14:textId="77777777" w:rsidR="000B63A8" w:rsidRDefault="000B63A8" w:rsidP="00BE5F2D">
      <w:pPr>
        <w:bidi/>
        <w:spacing w:line="360" w:lineRule="auto"/>
        <w:rPr>
          <w:rFonts w:asciiTheme="majorBidi" w:hAnsiTheme="majorBidi" w:cstheme="majorBidi"/>
          <w:sz w:val="28"/>
          <w:szCs w:val="28"/>
          <w:rtl/>
        </w:rPr>
      </w:pPr>
    </w:p>
    <w:p w14:paraId="44C0BDC0" w14:textId="77777777" w:rsidR="0075309E" w:rsidRDefault="0075309E" w:rsidP="0075309E">
      <w:pPr>
        <w:bidi/>
        <w:spacing w:line="360" w:lineRule="auto"/>
        <w:rPr>
          <w:rFonts w:asciiTheme="majorBidi" w:hAnsiTheme="majorBidi" w:cstheme="majorBidi"/>
          <w:sz w:val="28"/>
          <w:szCs w:val="28"/>
          <w:rtl/>
        </w:rPr>
      </w:pPr>
    </w:p>
    <w:p w14:paraId="70801D1C" w14:textId="77777777" w:rsidR="0075309E" w:rsidRDefault="0075309E" w:rsidP="0075309E">
      <w:pPr>
        <w:bidi/>
        <w:spacing w:line="360" w:lineRule="auto"/>
        <w:rPr>
          <w:rFonts w:asciiTheme="majorBidi" w:hAnsiTheme="majorBidi" w:cstheme="majorBidi"/>
          <w:sz w:val="28"/>
          <w:szCs w:val="28"/>
          <w:rtl/>
        </w:rPr>
      </w:pPr>
    </w:p>
    <w:p w14:paraId="0B8F5A93" w14:textId="77777777" w:rsidR="0075309E" w:rsidRPr="00CC6009" w:rsidRDefault="0075309E" w:rsidP="0075309E">
      <w:pPr>
        <w:bidi/>
        <w:spacing w:line="360" w:lineRule="auto"/>
        <w:rPr>
          <w:rFonts w:asciiTheme="majorBidi" w:hAnsiTheme="majorBidi" w:cstheme="majorBidi"/>
          <w:sz w:val="28"/>
          <w:szCs w:val="28"/>
          <w:rtl/>
        </w:rPr>
      </w:pPr>
    </w:p>
    <w:p w14:paraId="11203DCA" w14:textId="77777777" w:rsidR="00D66120" w:rsidRPr="00CC6009" w:rsidRDefault="00D66120" w:rsidP="00D66120">
      <w:pPr>
        <w:bidi/>
        <w:spacing w:line="360" w:lineRule="auto"/>
        <w:rPr>
          <w:rFonts w:asciiTheme="majorBidi" w:hAnsiTheme="majorBidi" w:cstheme="majorBidi"/>
          <w:sz w:val="28"/>
          <w:szCs w:val="28"/>
          <w:rtl/>
        </w:rPr>
      </w:pPr>
    </w:p>
    <w:p w14:paraId="08D12DA9" w14:textId="4FC75D60" w:rsidR="007C027C" w:rsidRPr="00CC6009" w:rsidRDefault="007C027C" w:rsidP="000B63A8">
      <w:pPr>
        <w:bidi/>
        <w:spacing w:line="360" w:lineRule="auto"/>
        <w:rPr>
          <w:rFonts w:asciiTheme="majorBidi" w:hAnsiTheme="majorBidi" w:cstheme="majorBidi"/>
          <w:b/>
          <w:bCs/>
          <w:color w:val="2E74B5" w:themeColor="accent5" w:themeShade="BF"/>
          <w:sz w:val="28"/>
          <w:szCs w:val="28"/>
          <w:lang w:bidi="ar-LY"/>
        </w:rPr>
      </w:pPr>
      <w:r w:rsidRPr="00CC6009">
        <w:rPr>
          <w:rFonts w:asciiTheme="majorBidi" w:hAnsiTheme="majorBidi" w:cstheme="majorBidi"/>
          <w:b/>
          <w:bCs/>
          <w:color w:val="2E74B5" w:themeColor="accent5" w:themeShade="BF"/>
          <w:sz w:val="28"/>
          <w:szCs w:val="28"/>
          <w:rtl/>
          <w:lang w:bidi="ar-LY"/>
        </w:rPr>
        <w:lastRenderedPageBreak/>
        <w:t>3.</w:t>
      </w:r>
      <w:r w:rsidR="008F69BB" w:rsidRPr="00CC6009">
        <w:rPr>
          <w:rFonts w:asciiTheme="majorBidi" w:hAnsiTheme="majorBidi" w:cstheme="majorBidi"/>
          <w:b/>
          <w:bCs/>
          <w:color w:val="2E74B5" w:themeColor="accent5" w:themeShade="BF"/>
          <w:sz w:val="28"/>
          <w:szCs w:val="28"/>
          <w:rtl/>
          <w:lang w:bidi="ar-LY"/>
        </w:rPr>
        <w:t>3</w:t>
      </w:r>
      <w:r w:rsidRPr="00CC6009">
        <w:rPr>
          <w:rFonts w:asciiTheme="majorBidi" w:hAnsiTheme="majorBidi" w:cstheme="majorBidi"/>
          <w:b/>
          <w:bCs/>
          <w:color w:val="2E74B5" w:themeColor="accent5" w:themeShade="BF"/>
          <w:sz w:val="28"/>
          <w:szCs w:val="28"/>
          <w:rtl/>
          <w:lang w:bidi="ar-LY"/>
        </w:rPr>
        <w:t xml:space="preserve"> - تحليل المتطلبات </w:t>
      </w:r>
      <w:r w:rsidRPr="00CC6009">
        <w:rPr>
          <w:rFonts w:asciiTheme="majorBidi" w:hAnsiTheme="majorBidi" w:cstheme="majorBidi"/>
          <w:b/>
          <w:bCs/>
          <w:color w:val="2E74B5" w:themeColor="accent5" w:themeShade="BF"/>
          <w:sz w:val="28"/>
          <w:szCs w:val="28"/>
          <w:lang w:bidi="ar-LY"/>
        </w:rPr>
        <w:t>Requirements Analysis</w:t>
      </w:r>
    </w:p>
    <w:p w14:paraId="5BD15228" w14:textId="77777777" w:rsidR="007C027C" w:rsidRPr="00CC6009" w:rsidRDefault="007C027C">
      <w:pPr>
        <w:bidi/>
        <w:spacing w:line="360" w:lineRule="auto"/>
        <w:ind w:firstLine="360"/>
        <w:rPr>
          <w:rFonts w:asciiTheme="majorBidi" w:hAnsiTheme="majorBidi" w:cstheme="majorBidi"/>
          <w:sz w:val="28"/>
          <w:szCs w:val="28"/>
          <w:rtl/>
          <w:lang w:bidi="ar-LY"/>
        </w:rPr>
        <w:pPrChange w:id="32" w:author="Adnan Sherif [2]" w:date="2024-08-26T19:29:00Z">
          <w:pPr>
            <w:spacing w:line="360" w:lineRule="auto"/>
            <w:ind w:firstLine="360"/>
            <w:jc w:val="right"/>
          </w:pPr>
        </w:pPrChange>
      </w:pPr>
      <w:commentRangeStart w:id="33"/>
      <w:commentRangeStart w:id="34"/>
      <w:r w:rsidRPr="00CC6009">
        <w:rPr>
          <w:rFonts w:asciiTheme="majorBidi" w:hAnsiTheme="majorBidi" w:cstheme="majorBidi"/>
          <w:sz w:val="28"/>
          <w:szCs w:val="28"/>
          <w:rtl/>
          <w:lang w:bidi="ar-LY"/>
        </w:rPr>
        <w:t>هو عبارة عن أداة تحليل و تصميم تستخدم لوصف جداول و حقول قاعدة البيانات وأهم الادوات المستخدمة:</w:t>
      </w:r>
      <w:commentRangeEnd w:id="33"/>
      <w:commentRangeEnd w:id="34"/>
      <w:r w:rsidR="007C63E6">
        <w:rPr>
          <w:rStyle w:val="CommentReference"/>
        </w:rPr>
        <w:commentReference w:id="33"/>
      </w:r>
      <w:r w:rsidR="00A7292F">
        <w:rPr>
          <w:rStyle w:val="CommentReference"/>
        </w:rPr>
        <w:commentReference w:id="34"/>
      </w:r>
    </w:p>
    <w:p w14:paraId="0849B75B" w14:textId="77777777" w:rsidR="007C027C" w:rsidRPr="00CC6009"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rtl/>
          <w:lang w:bidi="ar-LY"/>
        </w:rPr>
      </w:pPr>
      <w:r w:rsidRPr="00CC6009">
        <w:rPr>
          <w:rFonts w:asciiTheme="majorBidi" w:hAnsiTheme="majorBidi" w:cstheme="majorBidi"/>
          <w:color w:val="000000" w:themeColor="text1"/>
          <w:sz w:val="28"/>
          <w:szCs w:val="28"/>
          <w:rtl/>
          <w:lang w:bidi="ar-LY"/>
        </w:rPr>
        <w:t xml:space="preserve">مخطط انسياب البيانات </w:t>
      </w:r>
      <w:r w:rsidRPr="00CC6009">
        <w:rPr>
          <w:rFonts w:asciiTheme="majorBidi" w:hAnsiTheme="majorBidi" w:cstheme="majorBidi"/>
          <w:color w:val="000000" w:themeColor="text1"/>
          <w:sz w:val="28"/>
          <w:szCs w:val="28"/>
          <w:lang w:bidi="ar-LY"/>
        </w:rPr>
        <w:t>Data Flow Diagram(DFD)</w:t>
      </w:r>
    </w:p>
    <w:p w14:paraId="0F0BC3FA" w14:textId="77777777" w:rsidR="007C027C" w:rsidRPr="00CC6009"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مخطط حالة الاستخدام </w:t>
      </w:r>
      <w:r w:rsidRPr="00CC6009">
        <w:rPr>
          <w:rFonts w:asciiTheme="majorBidi" w:hAnsiTheme="majorBidi" w:cstheme="majorBidi"/>
          <w:color w:val="000000" w:themeColor="text1"/>
          <w:sz w:val="28"/>
          <w:szCs w:val="28"/>
          <w:lang w:bidi="ar-LY"/>
        </w:rPr>
        <w:t>Use Case Diagram</w:t>
      </w:r>
      <w:r w:rsidRPr="002B7A60">
        <w:rPr>
          <w:rFonts w:asciiTheme="majorBidi" w:hAnsiTheme="majorBidi" w:cstheme="majorBidi"/>
          <w:color w:val="FF0000"/>
          <w:sz w:val="28"/>
          <w:szCs w:val="28"/>
          <w:lang w:bidi="ar-LY"/>
          <w:rPrChange w:id="35" w:author="Adnan Sherif [2]" w:date="2024-08-26T19:39:00Z">
            <w:rPr>
              <w:rFonts w:asciiTheme="majorBidi" w:hAnsiTheme="majorBidi" w:cstheme="majorBidi"/>
              <w:color w:val="000000" w:themeColor="text1"/>
              <w:sz w:val="28"/>
              <w:szCs w:val="28"/>
              <w:lang w:bidi="ar-LY"/>
            </w:rPr>
          </w:rPrChange>
        </w:rPr>
        <w:t>(DFD</w:t>
      </w:r>
      <w:r w:rsidRPr="00CC6009">
        <w:rPr>
          <w:rFonts w:asciiTheme="majorBidi" w:hAnsiTheme="majorBidi" w:cstheme="majorBidi"/>
          <w:color w:val="000000" w:themeColor="text1"/>
          <w:sz w:val="28"/>
          <w:szCs w:val="28"/>
          <w:lang w:bidi="ar-LY"/>
        </w:rPr>
        <w:t>)</w:t>
      </w:r>
    </w:p>
    <w:p w14:paraId="5169FDD9" w14:textId="77777777" w:rsidR="007C027C" w:rsidRPr="00CC6009"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سيناريو حالة الاستخدام </w:t>
      </w:r>
      <w:r w:rsidRPr="00CC6009">
        <w:rPr>
          <w:rFonts w:asciiTheme="majorBidi" w:hAnsiTheme="majorBidi" w:cstheme="majorBidi"/>
          <w:color w:val="000000" w:themeColor="text1"/>
          <w:sz w:val="28"/>
          <w:szCs w:val="28"/>
          <w:lang w:bidi="ar-LY"/>
        </w:rPr>
        <w:t>Scenario</w:t>
      </w:r>
    </w:p>
    <w:p w14:paraId="2B19BE59" w14:textId="5A2D18F8" w:rsidR="00FF72CD" w:rsidRPr="00CC6009" w:rsidRDefault="007C027C" w:rsidP="000B63A8">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مخطط العلاقات الكينونة البيانات </w:t>
      </w:r>
      <w:r w:rsidRPr="00CC6009">
        <w:rPr>
          <w:rFonts w:asciiTheme="majorBidi" w:hAnsiTheme="majorBidi" w:cstheme="majorBidi"/>
          <w:color w:val="000000" w:themeColor="text1"/>
          <w:sz w:val="28"/>
          <w:szCs w:val="28"/>
          <w:lang w:bidi="ar-LY"/>
        </w:rPr>
        <w:t>Entity Relationship Flow Diagram</w:t>
      </w:r>
    </w:p>
    <w:p w14:paraId="25F4AF25" w14:textId="77777777" w:rsidR="00FF72CD" w:rsidRPr="00CC6009" w:rsidRDefault="00FF72CD" w:rsidP="00BE5F2D">
      <w:pPr>
        <w:spacing w:line="360" w:lineRule="auto"/>
        <w:jc w:val="both"/>
        <w:rPr>
          <w:rFonts w:asciiTheme="majorBidi" w:hAnsiTheme="majorBidi" w:cstheme="majorBidi"/>
          <w:color w:val="000000" w:themeColor="text1"/>
          <w:sz w:val="28"/>
          <w:szCs w:val="28"/>
        </w:rPr>
      </w:pPr>
    </w:p>
    <w:p w14:paraId="2A4F021D" w14:textId="382CE1CA" w:rsidR="0065458A" w:rsidRPr="00CC6009" w:rsidRDefault="0065458A" w:rsidP="00BE5F2D">
      <w:pPr>
        <w:bidi/>
        <w:spacing w:line="360" w:lineRule="auto"/>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t>3.</w:t>
      </w:r>
      <w:r w:rsidR="008F69BB" w:rsidRPr="00CC6009">
        <w:rPr>
          <w:rFonts w:asciiTheme="majorBidi" w:hAnsiTheme="majorBidi" w:cstheme="majorBidi"/>
          <w:b/>
          <w:bCs/>
          <w:color w:val="2E74B5" w:themeColor="accent5" w:themeShade="BF"/>
          <w:sz w:val="28"/>
          <w:szCs w:val="28"/>
          <w:rtl/>
          <w:lang w:bidi="ar-LY"/>
        </w:rPr>
        <w:t>3</w:t>
      </w:r>
      <w:r w:rsidRPr="00CC6009">
        <w:rPr>
          <w:rFonts w:asciiTheme="majorBidi" w:hAnsiTheme="majorBidi" w:cstheme="majorBidi"/>
          <w:b/>
          <w:bCs/>
          <w:color w:val="2E74B5" w:themeColor="accent5" w:themeShade="BF"/>
          <w:sz w:val="28"/>
          <w:szCs w:val="28"/>
          <w:rtl/>
          <w:lang w:bidi="ar-LY"/>
        </w:rPr>
        <w:t>.1</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lang w:bidi="ar-LY"/>
        </w:rPr>
        <w:t xml:space="preserve">- مخطط انسياب البيانات </w:t>
      </w:r>
      <w:r w:rsidRPr="00CC6009">
        <w:rPr>
          <w:rFonts w:asciiTheme="majorBidi" w:hAnsiTheme="majorBidi" w:cstheme="majorBidi"/>
          <w:b/>
          <w:bCs/>
          <w:color w:val="2E74B5" w:themeColor="accent5" w:themeShade="BF"/>
          <w:sz w:val="28"/>
          <w:szCs w:val="28"/>
          <w:lang w:bidi="ar-LY"/>
        </w:rPr>
        <w:t>Data Flow Diagram(DFD)</w:t>
      </w:r>
    </w:p>
    <w:p w14:paraId="3410DA05" w14:textId="77777777" w:rsidR="0065458A" w:rsidRPr="00CC6009" w:rsidRDefault="0065458A" w:rsidP="00BE5F2D">
      <w:pPr>
        <w:spacing w:line="360" w:lineRule="auto"/>
        <w:jc w:val="right"/>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sz w:val="28"/>
          <w:szCs w:val="28"/>
          <w:rtl/>
          <w:lang w:bidi="ar-LY"/>
        </w:rPr>
        <w:tab/>
      </w:r>
      <w:commentRangeStart w:id="36"/>
      <w:r w:rsidRPr="00CC6009">
        <w:rPr>
          <w:rFonts w:asciiTheme="majorBidi" w:hAnsiTheme="majorBidi" w:cstheme="majorBidi"/>
          <w:sz w:val="28"/>
          <w:szCs w:val="28"/>
          <w:rtl/>
          <w:lang w:bidi="ar-LY"/>
        </w:rPr>
        <w:t>هي أداة تحليل رسمية هيكلية تبين انسياب البيانات في النظام</w:t>
      </w:r>
      <w:commentRangeEnd w:id="36"/>
      <w:r w:rsidR="0010194A">
        <w:rPr>
          <w:rStyle w:val="CommentReference"/>
        </w:rPr>
        <w:commentReference w:id="36"/>
      </w:r>
      <w:r w:rsidRPr="00CC6009">
        <w:rPr>
          <w:rFonts w:asciiTheme="majorBidi" w:hAnsiTheme="majorBidi" w:cstheme="majorBidi"/>
          <w:sz w:val="28"/>
          <w:szCs w:val="28"/>
          <w:rtl/>
          <w:lang w:bidi="ar-LY"/>
        </w:rPr>
        <w:t>.</w:t>
      </w:r>
    </w:p>
    <w:tbl>
      <w:tblPr>
        <w:tblStyle w:val="MediumGrid2-Accent5"/>
        <w:bidiVisual/>
        <w:tblW w:w="0" w:type="auto"/>
        <w:tblLook w:val="04A0" w:firstRow="1" w:lastRow="0" w:firstColumn="1" w:lastColumn="0" w:noHBand="0" w:noVBand="1"/>
      </w:tblPr>
      <w:tblGrid>
        <w:gridCol w:w="2678"/>
        <w:gridCol w:w="4947"/>
      </w:tblGrid>
      <w:tr w:rsidR="0065458A" w:rsidRPr="00CC6009"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CC6009" w:rsidRDefault="0065458A" w:rsidP="00BE5F2D">
            <w:pPr>
              <w:spacing w:line="360" w:lineRule="auto"/>
              <w:jc w:val="center"/>
              <w:rPr>
                <w:rFonts w:asciiTheme="majorBidi" w:hAnsiTheme="majorBidi"/>
                <w:sz w:val="28"/>
                <w:szCs w:val="28"/>
                <w:lang w:bidi="ar-LY"/>
              </w:rPr>
            </w:pPr>
            <w:r w:rsidRPr="00CC6009">
              <w:rPr>
                <w:rFonts w:asciiTheme="majorBidi" w:hAnsiTheme="majorBidi"/>
                <w:sz w:val="28"/>
                <w:szCs w:val="28"/>
                <w:rtl/>
                <w:lang w:bidi="ar-LY"/>
              </w:rPr>
              <w:t>الشكل</w:t>
            </w:r>
          </w:p>
        </w:tc>
        <w:tc>
          <w:tcPr>
            <w:tcW w:w="4947" w:type="dxa"/>
            <w:hideMark/>
          </w:tcPr>
          <w:p w14:paraId="67DDAD09" w14:textId="77777777" w:rsidR="0065458A" w:rsidRPr="00CC6009" w:rsidRDefault="0065458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معنى الشكل</w:t>
            </w:r>
          </w:p>
        </w:tc>
      </w:tr>
      <w:tr w:rsidR="0065458A" w:rsidRPr="00CC6009"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20FF6A5" w:rsidR="0065458A" w:rsidRPr="00CC6009" w:rsidRDefault="00267060"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36736" behindDoc="0" locked="0" layoutInCell="1" allowOverlap="1" wp14:anchorId="5909BF9F" wp14:editId="12EF4F90">
                      <wp:simplePos x="0" y="0"/>
                      <wp:positionH relativeFrom="column">
                        <wp:posOffset>294005</wp:posOffset>
                      </wp:positionH>
                      <wp:positionV relativeFrom="paragraph">
                        <wp:posOffset>99060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4357161" id="مستطيل 14" o:spid="_x0000_s1026" style="position:absolute;left:0;text-align:left;margin-left:23.15pt;margin-top:7.8pt;width:66.75pt;height:53.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" fillcolor="white [3201]" strokecolor="#4472c4 [3204]" strokeweight="2pt">
                      <v:path arrowok="t"/>
                    </v:rect>
                  </w:pict>
                </mc:Fallback>
              </mc:AlternateContent>
            </w:r>
          </w:p>
          <w:p w14:paraId="3DFF41CD" w14:textId="190864CE" w:rsidR="0065458A" w:rsidRPr="00CC6009" w:rsidRDefault="0065458A" w:rsidP="00BE5F2D">
            <w:pPr>
              <w:spacing w:line="360" w:lineRule="auto"/>
              <w:jc w:val="center"/>
              <w:rPr>
                <w:rFonts w:asciiTheme="majorBidi" w:hAnsiTheme="majorBidi"/>
                <w:b w:val="0"/>
                <w:bCs w:val="0"/>
                <w:sz w:val="28"/>
                <w:szCs w:val="28"/>
                <w:rtl/>
                <w:lang w:bidi="ar-LY"/>
              </w:rPr>
            </w:pPr>
          </w:p>
          <w:p w14:paraId="048C37C8"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244B320" w14:textId="77777777" w:rsidR="0065458A"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كائنات خارجية</w:t>
            </w:r>
          </w:p>
          <w:p w14:paraId="4A0C7788" w14:textId="77777777" w:rsidR="00704640"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صندوق المصدر والنهاية</w:t>
            </w:r>
          </w:p>
          <w:p w14:paraId="70988054" w14:textId="71544CA0" w:rsidR="0065458A" w:rsidRPr="00CC6009" w:rsidRDefault="0070464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65458A" w:rsidRPr="00CC6009">
              <w:rPr>
                <w:rFonts w:asciiTheme="majorBidi" w:hAnsiTheme="majorBidi"/>
                <w:sz w:val="28"/>
                <w:szCs w:val="28"/>
                <w:lang w:bidi="ar-LY"/>
              </w:rPr>
              <w:t>Source/Distention Box</w:t>
            </w:r>
            <w:r w:rsidR="004D6ECF" w:rsidRPr="00CC6009">
              <w:rPr>
                <w:rFonts w:asciiTheme="majorBidi" w:hAnsiTheme="majorBidi"/>
                <w:sz w:val="28"/>
                <w:szCs w:val="28"/>
                <w:lang w:bidi="ar-LY"/>
              </w:rPr>
              <w:t xml:space="preserve">) </w:t>
            </w:r>
          </w:p>
        </w:tc>
      </w:tr>
      <w:tr w:rsidR="0065458A" w:rsidRPr="00CC6009"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38784" behindDoc="0" locked="0" layoutInCell="1" allowOverlap="1" wp14:anchorId="09552181" wp14:editId="6754E15A">
                      <wp:simplePos x="0" y="0"/>
                      <wp:positionH relativeFrom="column">
                        <wp:posOffset>254635</wp:posOffset>
                      </wp:positionH>
                      <wp:positionV relativeFrom="paragraph">
                        <wp:posOffset>53975</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37182140" id="شكل بيضاوي 21" o:spid="_x0000_s1026" style="position:absolute;left:0;text-align:left;margin-left:20.05pt;margin-top:4.25pt;width:1in;height:6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" fillcolor="white [3201]" strokecolor="#4472c4 [3204]" strokeweight="2pt">
                      <v:path arrowok="t"/>
                    </v:oval>
                  </w:pict>
                </mc:Fallback>
              </mc:AlternateContent>
            </w:r>
          </w:p>
          <w:p w14:paraId="7368EA5D" w14:textId="77777777" w:rsidR="0065458A" w:rsidRPr="00CC6009" w:rsidRDefault="0065458A" w:rsidP="00BE5F2D">
            <w:pPr>
              <w:spacing w:line="360" w:lineRule="auto"/>
              <w:jc w:val="center"/>
              <w:rPr>
                <w:rFonts w:asciiTheme="majorBidi" w:hAnsiTheme="majorBidi"/>
                <w:b w:val="0"/>
                <w:bCs w:val="0"/>
                <w:sz w:val="28"/>
                <w:szCs w:val="28"/>
                <w:rtl/>
                <w:lang w:bidi="ar-LY"/>
              </w:rPr>
            </w:pPr>
          </w:p>
          <w:p w14:paraId="1AF3E268"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941638F" w14:textId="77777777" w:rsidR="0065458A" w:rsidRPr="00CC6009" w:rsidRDefault="0065458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معالجة البيانات</w:t>
            </w:r>
          </w:p>
          <w:p w14:paraId="7C952C21" w14:textId="06266C12" w:rsidR="0065458A" w:rsidRPr="00CC6009" w:rsidRDefault="00431C6F"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65458A" w:rsidRPr="00CC6009">
              <w:rPr>
                <w:rFonts w:asciiTheme="majorBidi" w:hAnsiTheme="majorBidi"/>
                <w:sz w:val="28"/>
                <w:szCs w:val="28"/>
                <w:lang w:bidi="ar-LY"/>
              </w:rPr>
              <w:t>Process Symbol</w:t>
            </w:r>
            <w:r w:rsidRPr="00CC6009">
              <w:rPr>
                <w:rFonts w:asciiTheme="majorBidi" w:hAnsiTheme="majorBidi"/>
                <w:sz w:val="28"/>
                <w:szCs w:val="28"/>
                <w:rtl/>
                <w:lang w:bidi="ar-LY"/>
              </w:rPr>
              <w:t>(</w:t>
            </w:r>
          </w:p>
        </w:tc>
      </w:tr>
      <w:tr w:rsidR="0065458A" w:rsidRPr="00CC6009"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CC6009" w:rsidRDefault="0065458A" w:rsidP="00BE5F2D">
            <w:pPr>
              <w:spacing w:line="360" w:lineRule="auto"/>
              <w:jc w:val="center"/>
              <w:rPr>
                <w:rFonts w:asciiTheme="majorBidi" w:hAnsiTheme="majorBidi"/>
                <w:b w:val="0"/>
                <w:bCs w:val="0"/>
                <w:sz w:val="28"/>
                <w:szCs w:val="28"/>
                <w:rtl/>
              </w:rPr>
            </w:pPr>
          </w:p>
          <w:p w14:paraId="616C22EE"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40832"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6565EF4" id="رابط مستقيم 22" o:spid="_x0000_s1026" style="position:absolute;left:0;text-align:left;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" strokecolor="#4472c4 [3204]" strokeweight="2pt">
                      <o:lock v:ext="edit" shapetype="f"/>
                    </v:line>
                  </w:pict>
                </mc:Fallback>
              </mc:AlternateContent>
            </w:r>
          </w:p>
          <w:p w14:paraId="0C84DDA1" w14:textId="77777777" w:rsidR="0065458A" w:rsidRPr="00CC6009" w:rsidRDefault="0065458A" w:rsidP="00BE5F2D">
            <w:pPr>
              <w:spacing w:line="360" w:lineRule="auto"/>
              <w:jc w:val="center"/>
              <w:rPr>
                <w:rFonts w:asciiTheme="majorBidi" w:hAnsiTheme="majorBidi"/>
                <w:b w:val="0"/>
                <w:bCs w:val="0"/>
                <w:sz w:val="28"/>
                <w:szCs w:val="28"/>
                <w:lang w:bidi="ar-LY"/>
              </w:rPr>
            </w:pPr>
            <w:r w:rsidRPr="00CC6009">
              <w:rPr>
                <w:rFonts w:asciiTheme="majorBidi" w:hAnsiTheme="majorBidi"/>
                <w:noProof/>
                <w:sz w:val="28"/>
                <w:szCs w:val="28"/>
              </w:rPr>
              <mc:AlternateContent>
                <mc:Choice Requires="wps">
                  <w:drawing>
                    <wp:anchor distT="0" distB="0" distL="114300" distR="114300" simplePos="0" relativeHeight="251644928"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6C2B344" id=" 340" o:spid="_x0000_s1026" style="position:absolute;left:0;text-align:lef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" strokecolor="#4472c4 [3204]" strokeweight="2pt">
                      <o:lock v:ext="edit" shapetype="f"/>
                    </v:line>
                  </w:pict>
                </mc:Fallback>
              </mc:AlternateContent>
            </w:r>
          </w:p>
        </w:tc>
        <w:tc>
          <w:tcPr>
            <w:tcW w:w="4947" w:type="dxa"/>
            <w:hideMark/>
          </w:tcPr>
          <w:p w14:paraId="603722CF" w14:textId="77777777" w:rsidR="0065458A"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ملف تخزين البيانات</w:t>
            </w:r>
          </w:p>
          <w:p w14:paraId="3E3F3751" w14:textId="0A070090" w:rsidR="0065458A" w:rsidRPr="00CC6009" w:rsidRDefault="0065458A" w:rsidP="00BE5F2D">
            <w:pPr>
              <w:spacing w:line="360" w:lineRule="auto"/>
              <w:ind w:right="-1800"/>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431C6F" w:rsidRPr="00CC6009">
              <w:rPr>
                <w:rFonts w:asciiTheme="majorBidi" w:hAnsiTheme="majorBidi"/>
                <w:sz w:val="28"/>
                <w:szCs w:val="28"/>
                <w:lang w:bidi="ar-LY"/>
              </w:rPr>
              <w:t xml:space="preserve"> </w:t>
            </w:r>
            <w:r w:rsidR="00267060" w:rsidRPr="00CC6009">
              <w:rPr>
                <w:rFonts w:asciiTheme="majorBidi" w:hAnsiTheme="majorBidi"/>
                <w:sz w:val="28"/>
                <w:szCs w:val="28"/>
                <w:lang w:bidi="ar-LY"/>
              </w:rPr>
              <w:t xml:space="preserve">         </w:t>
            </w:r>
            <w:r w:rsidR="00431C6F" w:rsidRPr="00CC6009">
              <w:rPr>
                <w:rFonts w:asciiTheme="majorBidi" w:hAnsiTheme="majorBidi"/>
                <w:sz w:val="28"/>
                <w:szCs w:val="28"/>
                <w:lang w:bidi="ar-LY"/>
              </w:rPr>
              <w:t xml:space="preserve"> (D</w:t>
            </w:r>
            <w:r w:rsidRPr="00CC6009">
              <w:rPr>
                <w:rFonts w:asciiTheme="majorBidi" w:hAnsiTheme="majorBidi"/>
                <w:sz w:val="28"/>
                <w:szCs w:val="28"/>
                <w:lang w:bidi="ar-LY"/>
              </w:rPr>
              <w:t>ata Store</w:t>
            </w:r>
            <w:r w:rsidR="00431C6F" w:rsidRPr="00CC6009">
              <w:rPr>
                <w:rFonts w:asciiTheme="majorBidi" w:hAnsiTheme="majorBidi"/>
                <w:sz w:val="28"/>
                <w:szCs w:val="28"/>
                <w:lang w:bidi="ar-LY"/>
              </w:rPr>
              <w:t xml:space="preserve">) </w:t>
            </w:r>
          </w:p>
        </w:tc>
      </w:tr>
      <w:tr w:rsidR="0065458A" w:rsidRPr="00CC6009"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4288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70A93FED" id="_x0000_t32" coordsize="21600,21600" o:spt="32" o:oned="t" path="m,l21600,21600e" filled="f">
                      <v:path arrowok="t" fillok="f" o:connecttype="none"/>
                      <o:lock v:ext="edit" shapetype="t"/>
                    </v:shapetype>
                    <v:shape id="رابط كسهم مستقيم 24" o:spid="_x0000_s1026" type="#_x0000_t32" style="position:absolute;left:0;text-align:left;margin-left:15.3pt;margin-top:28.15pt;width:95.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" strokecolor="#4472c4 [3204]" strokeweight="2pt">
                      <v:stroke endarrow="open"/>
                      <o:lock v:ext="edit" shapetype="f"/>
                    </v:shape>
                  </w:pict>
                </mc:Fallback>
              </mc:AlternateContent>
            </w:r>
          </w:p>
          <w:p w14:paraId="215BF422" w14:textId="77777777" w:rsidR="0065458A" w:rsidRPr="00CC6009" w:rsidRDefault="0065458A" w:rsidP="00BE5F2D">
            <w:pPr>
              <w:spacing w:line="360" w:lineRule="auto"/>
              <w:jc w:val="center"/>
              <w:rPr>
                <w:rFonts w:asciiTheme="majorBidi" w:hAnsiTheme="majorBidi"/>
                <w:b w:val="0"/>
                <w:bCs w:val="0"/>
                <w:sz w:val="28"/>
                <w:szCs w:val="28"/>
                <w:rtl/>
              </w:rPr>
            </w:pPr>
          </w:p>
          <w:p w14:paraId="5FB18C60"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7B081AB" w14:textId="54086327" w:rsidR="00267060" w:rsidRPr="00CC6009" w:rsidRDefault="0065458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Pr>
            </w:pPr>
            <w:r w:rsidRPr="00CC6009">
              <w:rPr>
                <w:rFonts w:asciiTheme="majorBidi" w:hAnsiTheme="majorBidi"/>
                <w:sz w:val="28"/>
                <w:szCs w:val="28"/>
                <w:rtl/>
                <w:lang w:bidi="ar-LY"/>
              </w:rPr>
              <w:t xml:space="preserve">    سهم يوضح اتجاه انسياب البيانات</w:t>
            </w:r>
            <w:r w:rsidR="00CF2031" w:rsidRPr="00CC6009">
              <w:rPr>
                <w:rFonts w:asciiTheme="majorBidi" w:hAnsiTheme="majorBidi"/>
                <w:sz w:val="28"/>
                <w:szCs w:val="28"/>
                <w:rtl/>
                <w:lang w:bidi="ar-LY"/>
              </w:rPr>
              <w:t xml:space="preserve">     </w:t>
            </w:r>
          </w:p>
          <w:p w14:paraId="29AC76AC" w14:textId="696B4A25" w:rsidR="0065458A" w:rsidRPr="00CC6009" w:rsidRDefault="00267060"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lang w:bidi="ar-LY"/>
              </w:rPr>
              <w:t>(</w:t>
            </w:r>
            <w:r w:rsidR="0065458A" w:rsidRPr="00CC6009">
              <w:rPr>
                <w:rFonts w:asciiTheme="majorBidi" w:hAnsiTheme="majorBidi"/>
                <w:sz w:val="28"/>
                <w:szCs w:val="28"/>
                <w:lang w:bidi="ar-LY"/>
              </w:rPr>
              <w:t>Data Flow Arrow</w:t>
            </w:r>
            <w:r w:rsidR="00A932F8" w:rsidRPr="00CC6009">
              <w:rPr>
                <w:rFonts w:asciiTheme="majorBidi" w:hAnsiTheme="majorBidi"/>
                <w:sz w:val="28"/>
                <w:szCs w:val="28"/>
                <w:rtl/>
                <w:lang w:bidi="ar-LY"/>
              </w:rPr>
              <w:t>(</w:t>
            </w:r>
          </w:p>
        </w:tc>
      </w:tr>
    </w:tbl>
    <w:p w14:paraId="18E2D203" w14:textId="335D7697" w:rsidR="00D66120" w:rsidRDefault="00D66120" w:rsidP="00BE5F2D">
      <w:pPr>
        <w:spacing w:line="360" w:lineRule="auto"/>
        <w:rPr>
          <w:rFonts w:asciiTheme="majorBidi" w:hAnsiTheme="majorBidi" w:cstheme="majorBidi"/>
          <w:color w:val="538135" w:themeColor="accent6" w:themeShade="BF"/>
          <w:sz w:val="28"/>
          <w:szCs w:val="28"/>
        </w:rPr>
      </w:pPr>
    </w:p>
    <w:p w14:paraId="1A9ACB59" w14:textId="77777777" w:rsidR="0075309E" w:rsidRDefault="0075309E" w:rsidP="00BE5F2D">
      <w:pPr>
        <w:spacing w:line="360" w:lineRule="auto"/>
        <w:rPr>
          <w:rFonts w:asciiTheme="majorBidi" w:hAnsiTheme="majorBidi" w:cstheme="majorBidi"/>
          <w:color w:val="538135" w:themeColor="accent6" w:themeShade="BF"/>
          <w:sz w:val="28"/>
          <w:szCs w:val="28"/>
        </w:rPr>
      </w:pPr>
    </w:p>
    <w:p w14:paraId="708DA84F" w14:textId="77777777" w:rsidR="0075309E" w:rsidRPr="00CC6009" w:rsidRDefault="0075309E" w:rsidP="00BE5F2D">
      <w:pPr>
        <w:spacing w:line="360" w:lineRule="auto"/>
        <w:rPr>
          <w:rFonts w:asciiTheme="majorBidi" w:hAnsiTheme="majorBidi" w:cstheme="majorBidi"/>
          <w:color w:val="538135" w:themeColor="accent6" w:themeShade="BF"/>
          <w:sz w:val="28"/>
          <w:szCs w:val="28"/>
          <w:rtl/>
        </w:rPr>
      </w:pPr>
    </w:p>
    <w:p w14:paraId="7067EA7D" w14:textId="57819860" w:rsidR="00274E67" w:rsidRPr="00CC6009" w:rsidRDefault="00274E67" w:rsidP="00BE5F2D">
      <w:pPr>
        <w:spacing w:line="360" w:lineRule="auto"/>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lastRenderedPageBreak/>
        <w:t>المخطط العام</w:t>
      </w:r>
    </w:p>
    <w:p w14:paraId="5D9BB884" w14:textId="77777777" w:rsidR="00274E67" w:rsidRPr="00CC6009"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CC6009">
        <w:rPr>
          <w:rFonts w:asciiTheme="majorBidi" w:hAnsiTheme="majorBidi" w:cstheme="majorBidi"/>
          <w:color w:val="2E74B5" w:themeColor="accent5" w:themeShade="BF"/>
          <w:sz w:val="28"/>
          <w:szCs w:val="28"/>
          <w:rtl/>
          <w:lang w:bidi="ar-LY"/>
        </w:rPr>
        <w:t>يوضح علاقة المنظومة بالبيئة الخارجية المحيطة بها</w:t>
      </w:r>
    </w:p>
    <w:p w14:paraId="3A028A94" w14:textId="77777777" w:rsidR="00274E67" w:rsidRPr="00CC6009"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CC6009">
        <w:rPr>
          <w:rFonts w:asciiTheme="majorBidi" w:hAnsiTheme="majorBidi" w:cstheme="majorBidi"/>
          <w:color w:val="2E74B5" w:themeColor="accent5" w:themeShade="BF"/>
          <w:sz w:val="28"/>
          <w:szCs w:val="28"/>
          <w:rtl/>
          <w:lang w:bidi="ar-LY"/>
        </w:rPr>
        <w:t>مخطط انسياب البيانات</w:t>
      </w:r>
    </w:p>
    <w:p w14:paraId="26373E3B" w14:textId="77777777" w:rsidR="00730756" w:rsidRPr="00CC6009" w:rsidRDefault="00B22E90"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t xml:space="preserve">  </w:t>
      </w:r>
      <w:commentRangeStart w:id="37"/>
      <w:r w:rsidR="00274E67" w:rsidRPr="00CC6009">
        <w:rPr>
          <w:rFonts w:asciiTheme="majorBidi" w:hAnsiTheme="majorBidi" w:cstheme="majorBidi"/>
          <w:color w:val="2E74B5" w:themeColor="accent5" w:themeShade="BF"/>
          <w:sz w:val="28"/>
          <w:szCs w:val="28"/>
          <w:lang w:bidi="ar-LY"/>
        </w:rPr>
        <w:t>Data Flow Diagram(DFD)</w:t>
      </w:r>
      <w:commentRangeEnd w:id="37"/>
      <w:r w:rsidR="00150244">
        <w:rPr>
          <w:rStyle w:val="CommentReference"/>
        </w:rPr>
        <w:commentReference w:id="37"/>
      </w:r>
    </w:p>
    <w:p w14:paraId="32033C8A" w14:textId="19D18F67" w:rsidR="00730756" w:rsidRPr="00CC6009" w:rsidRDefault="005C08DD"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63360" behindDoc="0" locked="0" layoutInCell="1" allowOverlap="1" wp14:anchorId="7824C038" wp14:editId="775F9EB5">
            <wp:simplePos x="0" y="0"/>
            <wp:positionH relativeFrom="column">
              <wp:posOffset>702364</wp:posOffset>
            </wp:positionH>
            <wp:positionV relativeFrom="paragraph">
              <wp:posOffset>448393</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p>
    <w:p w14:paraId="5B93D0E3" w14:textId="19457CCD" w:rsidR="00730756" w:rsidRPr="00CC6009" w:rsidRDefault="00730756"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2A2F9B4D" w14:textId="1A991793" w:rsidR="00730756" w:rsidRPr="00CC6009" w:rsidRDefault="008C1CFF"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lastRenderedPageBreak/>
        <w:tab/>
        <w:t>Level 0 :-</w:t>
      </w:r>
    </w:p>
    <w:p w14:paraId="7E2A2D2D" w14:textId="5A0FAC08" w:rsidR="008C1CFF" w:rsidRPr="00CC6009" w:rsidRDefault="00D17FC6"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noProof/>
          <w:color w:val="2E74B5" w:themeColor="accent5" w:themeShade="BF"/>
          <w:sz w:val="28"/>
          <w:szCs w:val="28"/>
        </w:rPr>
        <w:drawing>
          <wp:anchor distT="0" distB="0" distL="114300" distR="114300" simplePos="0" relativeHeight="251665408" behindDoc="0" locked="0" layoutInCell="1" allowOverlap="1" wp14:anchorId="2EDCE3DB" wp14:editId="4ED7AE52">
            <wp:simplePos x="0" y="0"/>
            <wp:positionH relativeFrom="column">
              <wp:posOffset>212090</wp:posOffset>
            </wp:positionH>
            <wp:positionV relativeFrom="paragraph">
              <wp:posOffset>6034405</wp:posOffset>
            </wp:positionV>
            <wp:extent cx="5996305" cy="487045"/>
            <wp:effectExtent l="0" t="0" r="444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6305" cy="487045"/>
                    </a:xfrm>
                    <a:prstGeom prst="rect">
                      <a:avLst/>
                    </a:prstGeom>
                  </pic:spPr>
                </pic:pic>
              </a:graphicData>
            </a:graphic>
            <wp14:sizeRelH relativeFrom="margin">
              <wp14:pctWidth>0</wp14:pctWidth>
            </wp14:sizeRelH>
          </wp:anchor>
        </w:drawing>
      </w:r>
      <w:commentRangeStart w:id="38"/>
      <w:r w:rsidR="00EF49CA" w:rsidRPr="00CC6009">
        <w:rPr>
          <w:rFonts w:asciiTheme="majorBidi" w:hAnsiTheme="majorBidi" w:cstheme="majorBidi"/>
          <w:noProof/>
          <w:color w:val="2E74B5" w:themeColor="accent5" w:themeShade="BF"/>
          <w:sz w:val="28"/>
          <w:szCs w:val="28"/>
        </w:rPr>
        <w:drawing>
          <wp:anchor distT="0" distB="0" distL="114300" distR="114300" simplePos="0" relativeHeight="251667456" behindDoc="0" locked="0" layoutInCell="1" allowOverlap="1" wp14:anchorId="2A68F7D9" wp14:editId="752793D8">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commentRangeEnd w:id="38"/>
      <w:r w:rsidR="00A22E23">
        <w:rPr>
          <w:rStyle w:val="CommentReference"/>
        </w:rPr>
        <w:commentReference w:id="38"/>
      </w:r>
    </w:p>
    <w:p w14:paraId="7698E022" w14:textId="3ED170E6" w:rsidR="00730756" w:rsidRPr="00CC6009" w:rsidRDefault="004120D4"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69504" behindDoc="0" locked="0" layoutInCell="1" allowOverlap="1" wp14:anchorId="3C96BF48" wp14:editId="7B498747">
            <wp:simplePos x="0" y="0"/>
            <wp:positionH relativeFrom="column">
              <wp:posOffset>180340</wp:posOffset>
            </wp:positionH>
            <wp:positionV relativeFrom="paragraph">
              <wp:posOffset>1024890</wp:posOffset>
            </wp:positionV>
            <wp:extent cx="6061710" cy="49149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1710" cy="491490"/>
                    </a:xfrm>
                    <a:prstGeom prst="rect">
                      <a:avLst/>
                    </a:prstGeom>
                  </pic:spPr>
                </pic:pic>
              </a:graphicData>
            </a:graphic>
            <wp14:sizeRelH relativeFrom="margin">
              <wp14:pctWidth>0</wp14:pctWidth>
            </wp14:sizeRelH>
          </wp:anchor>
        </w:drawing>
      </w:r>
      <w:r w:rsidR="00730756" w:rsidRPr="00CC6009">
        <w:rPr>
          <w:rFonts w:asciiTheme="majorBidi" w:hAnsiTheme="majorBidi" w:cstheme="majorBidi"/>
          <w:color w:val="2E74B5" w:themeColor="accent5" w:themeShade="BF"/>
          <w:sz w:val="28"/>
          <w:szCs w:val="28"/>
          <w:lang w:bidi="ar-LY"/>
        </w:rPr>
        <w:br w:type="page"/>
      </w:r>
    </w:p>
    <w:p w14:paraId="63A51730" w14:textId="377B75B8" w:rsidR="00773006" w:rsidRPr="00CC6009" w:rsidRDefault="00773006"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lastRenderedPageBreak/>
        <w:t>Level 1 :-</w:t>
      </w:r>
    </w:p>
    <w:p w14:paraId="7E10BA20" w14:textId="19B0BF1B" w:rsidR="004F0260" w:rsidRPr="00CC6009" w:rsidRDefault="000B3D24"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noProof/>
          <w:color w:val="2E74B5" w:themeColor="accent5" w:themeShade="BF"/>
          <w:sz w:val="28"/>
          <w:szCs w:val="28"/>
        </w:rPr>
        <w:drawing>
          <wp:anchor distT="0" distB="0" distL="114300" distR="114300" simplePos="0" relativeHeight="251671552" behindDoc="0" locked="0" layoutInCell="1" allowOverlap="1" wp14:anchorId="1E36F946" wp14:editId="4B7FA77F">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Pr="00CC6009" w:rsidRDefault="00773006" w:rsidP="00BE5F2D">
      <w:pPr>
        <w:spacing w:line="360" w:lineRule="auto"/>
        <w:rPr>
          <w:rFonts w:asciiTheme="majorBidi" w:hAnsiTheme="majorBidi" w:cstheme="majorBidi"/>
          <w:b/>
          <w:bCs/>
          <w:color w:val="2E74B5" w:themeColor="accent5" w:themeShade="BF"/>
          <w:sz w:val="28"/>
          <w:szCs w:val="28"/>
        </w:rPr>
      </w:pPr>
    </w:p>
    <w:p w14:paraId="6145D754" w14:textId="2B351154" w:rsidR="00773006" w:rsidRPr="00CC6009" w:rsidRDefault="00773006" w:rsidP="00BE5F2D">
      <w:pPr>
        <w:spacing w:line="360" w:lineRule="auto"/>
        <w:rPr>
          <w:rFonts w:asciiTheme="majorBidi" w:hAnsiTheme="majorBidi" w:cstheme="majorBidi"/>
          <w:b/>
          <w:bCs/>
          <w:color w:val="2E74B5" w:themeColor="accent5" w:themeShade="BF"/>
          <w:sz w:val="28"/>
          <w:szCs w:val="28"/>
        </w:rPr>
      </w:pPr>
    </w:p>
    <w:p w14:paraId="32E86FE8" w14:textId="4DBD7736"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355B330" w14:textId="33C1480C" w:rsidR="00CA758E" w:rsidRPr="00CC6009" w:rsidRDefault="00CC24C1"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3600" behindDoc="0" locked="0" layoutInCell="1" allowOverlap="1" wp14:anchorId="18F5BC98" wp14:editId="3A78E896">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sidRPr="00CC6009">
        <w:rPr>
          <w:rFonts w:asciiTheme="majorBidi" w:hAnsiTheme="majorBidi" w:cstheme="majorBidi"/>
          <w:color w:val="2E74B5" w:themeColor="accent5" w:themeShade="BF"/>
          <w:sz w:val="28"/>
          <w:szCs w:val="28"/>
          <w:lang w:bidi="ar-LY"/>
        </w:rPr>
        <w:br w:type="page"/>
      </w:r>
    </w:p>
    <w:p w14:paraId="29FC07AC" w14:textId="744D3B21" w:rsidR="00CA758E" w:rsidRPr="00CC6009" w:rsidRDefault="00372F25"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5648"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Pr="00CC6009" w:rsidRDefault="00CA758E"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588CD73D" w14:textId="180E256E" w:rsidR="00CA758E" w:rsidRPr="00CC6009" w:rsidRDefault="009B4D10"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7696" behindDoc="0" locked="0" layoutInCell="1" allowOverlap="1" wp14:anchorId="3C7AFF7B" wp14:editId="2E48D0A4">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Pr="00CC6009" w:rsidRDefault="00CA758E"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37A373AE" w14:textId="1BA15E70" w:rsidR="005733CA" w:rsidRPr="00CC6009" w:rsidRDefault="005733CA" w:rsidP="00BE5F2D">
      <w:pPr>
        <w:spacing w:line="360" w:lineRule="auto"/>
        <w:rPr>
          <w:rFonts w:asciiTheme="majorBidi" w:hAnsiTheme="majorBidi" w:cstheme="majorBidi"/>
          <w:color w:val="2E74B5" w:themeColor="accent5" w:themeShade="BF"/>
          <w:sz w:val="28"/>
          <w:szCs w:val="28"/>
          <w:lang w:bidi="ar-LY"/>
        </w:rPr>
      </w:pPr>
    </w:p>
    <w:p w14:paraId="0DDF183B" w14:textId="18B0B20D" w:rsidR="005733CA" w:rsidRPr="00CC6009" w:rsidRDefault="00A91859"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79744" behindDoc="0" locked="0" layoutInCell="1" allowOverlap="1" wp14:anchorId="7DA55B8B" wp14:editId="56EF1D6D">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sidRPr="00CC6009">
        <w:rPr>
          <w:rFonts w:asciiTheme="majorBidi" w:hAnsiTheme="majorBidi" w:cstheme="majorBidi"/>
          <w:color w:val="2E74B5" w:themeColor="accent5" w:themeShade="BF"/>
          <w:sz w:val="28"/>
          <w:szCs w:val="28"/>
          <w:lang w:bidi="ar-LY"/>
        </w:rPr>
        <w:br w:type="page"/>
      </w:r>
    </w:p>
    <w:p w14:paraId="5316A5A2" w14:textId="05E63D1E" w:rsidR="009B4D10" w:rsidRPr="00CC6009" w:rsidRDefault="005733C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81792"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Pr="00CC6009" w:rsidRDefault="00CA758E" w:rsidP="00BE5F2D">
      <w:pPr>
        <w:spacing w:line="360" w:lineRule="auto"/>
        <w:rPr>
          <w:rFonts w:asciiTheme="majorBidi" w:hAnsiTheme="majorBidi" w:cstheme="majorBidi"/>
          <w:color w:val="2E74B5" w:themeColor="accent5" w:themeShade="BF"/>
          <w:sz w:val="28"/>
          <w:szCs w:val="28"/>
          <w:lang w:bidi="ar-LY"/>
        </w:rPr>
      </w:pPr>
    </w:p>
    <w:p w14:paraId="34EF1832" w14:textId="2C782557"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2139F337" w14:textId="77777777" w:rsidR="00A91859" w:rsidRPr="00CC6009" w:rsidRDefault="00A91859" w:rsidP="00BE5F2D">
      <w:pPr>
        <w:spacing w:line="360" w:lineRule="auto"/>
        <w:rPr>
          <w:rFonts w:asciiTheme="majorBidi" w:hAnsiTheme="majorBidi" w:cstheme="majorBidi"/>
          <w:color w:val="2E74B5" w:themeColor="accent5" w:themeShade="BF"/>
          <w:sz w:val="28"/>
          <w:szCs w:val="28"/>
          <w:lang w:bidi="ar-LY"/>
        </w:rPr>
      </w:pPr>
    </w:p>
    <w:p w14:paraId="3DD61F18" w14:textId="77777777" w:rsidR="00A91859" w:rsidRPr="00CC6009" w:rsidRDefault="00A91859"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46EC55C9" w14:textId="1FAC8D56" w:rsidR="00E516A2" w:rsidRPr="00CC6009" w:rsidRDefault="003902BA" w:rsidP="00BE5F2D">
      <w:pPr>
        <w:spacing w:before="240"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83840" behindDoc="0" locked="0" layoutInCell="1" allowOverlap="1" wp14:anchorId="511D3D33" wp14:editId="63863717">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sidRPr="00CC6009">
        <w:rPr>
          <w:rFonts w:asciiTheme="majorBidi" w:hAnsiTheme="majorBidi" w:cstheme="majorBidi"/>
          <w:color w:val="2E74B5" w:themeColor="accent5" w:themeShade="BF"/>
          <w:sz w:val="28"/>
          <w:szCs w:val="28"/>
          <w:lang w:bidi="ar-LY"/>
        </w:rPr>
        <w:br w:type="page"/>
      </w:r>
    </w:p>
    <w:p w14:paraId="6326CE1F" w14:textId="62BE6429" w:rsidR="00A423DD" w:rsidRPr="00CC6009" w:rsidRDefault="00A423DD" w:rsidP="00BE5F2D">
      <w:pPr>
        <w:spacing w:before="240" w:line="360" w:lineRule="auto"/>
        <w:rPr>
          <w:rFonts w:asciiTheme="majorBidi" w:hAnsiTheme="majorBidi" w:cstheme="majorBidi"/>
          <w:b/>
          <w:bCs/>
          <w:color w:val="2E74B5" w:themeColor="accent5" w:themeShade="BF"/>
          <w:sz w:val="28"/>
          <w:szCs w:val="28"/>
        </w:rPr>
      </w:pPr>
    </w:p>
    <w:p w14:paraId="420E5FBC" w14:textId="77777777" w:rsidR="003339D0" w:rsidRPr="00CC6009" w:rsidRDefault="003339D0" w:rsidP="00BE5F2D">
      <w:pPr>
        <w:spacing w:before="240" w:line="360" w:lineRule="auto"/>
        <w:rPr>
          <w:rFonts w:asciiTheme="majorBidi" w:hAnsiTheme="majorBidi" w:cstheme="majorBidi"/>
          <w:b/>
          <w:bCs/>
          <w:color w:val="2E74B5" w:themeColor="accent5" w:themeShade="BF"/>
          <w:sz w:val="28"/>
          <w:szCs w:val="28"/>
        </w:rPr>
      </w:pPr>
    </w:p>
    <w:p w14:paraId="38535F09" w14:textId="77777777" w:rsidR="00AB4412" w:rsidRPr="00CC6009" w:rsidRDefault="00AB4412" w:rsidP="00BE5F2D">
      <w:pPr>
        <w:spacing w:before="240" w:line="360" w:lineRule="auto"/>
        <w:rPr>
          <w:rFonts w:asciiTheme="majorBidi" w:hAnsiTheme="majorBidi" w:cstheme="majorBidi"/>
          <w:b/>
          <w:bCs/>
          <w:color w:val="2E74B5" w:themeColor="accent5" w:themeShade="BF"/>
          <w:sz w:val="28"/>
          <w:szCs w:val="28"/>
          <w:rtl/>
        </w:rPr>
      </w:pPr>
    </w:p>
    <w:p w14:paraId="256B2363"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257D71C7"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29FC7F6A"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567E78A8"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6C3F88C2"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Pr>
      </w:pPr>
    </w:p>
    <w:p w14:paraId="4C7E006A" w14:textId="74872472" w:rsidR="0061171A" w:rsidRPr="00CC6009" w:rsidRDefault="0061171A"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مرحلة التصميم</w:t>
      </w:r>
      <w:r w:rsidR="0099352E" w:rsidRPr="00CC6009">
        <w:rPr>
          <w:rFonts w:asciiTheme="majorBidi" w:hAnsiTheme="majorBidi" w:cstheme="majorBidi"/>
          <w:b/>
          <w:bCs/>
          <w:color w:val="2E74B5" w:themeColor="accent5" w:themeShade="BF"/>
          <w:sz w:val="28"/>
          <w:szCs w:val="28"/>
          <w:rtl/>
        </w:rPr>
        <w:t xml:space="preserve">  </w:t>
      </w:r>
      <w:r w:rsidR="0076505A" w:rsidRPr="00CC6009">
        <w:rPr>
          <w:rFonts w:asciiTheme="majorBidi" w:hAnsiTheme="majorBidi" w:cstheme="majorBidi"/>
          <w:b/>
          <w:bCs/>
          <w:color w:val="2E74B5" w:themeColor="accent5" w:themeShade="BF"/>
          <w:sz w:val="28"/>
          <w:szCs w:val="28"/>
          <w:rtl/>
        </w:rPr>
        <w:t xml:space="preserve">  </w:t>
      </w:r>
    </w:p>
    <w:p w14:paraId="18E2CA49" w14:textId="62032ABF" w:rsidR="0061171A"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61171A" w:rsidRPr="00CC6009">
        <w:rPr>
          <w:rFonts w:asciiTheme="majorBidi" w:hAnsiTheme="majorBidi" w:cstheme="majorBidi"/>
          <w:b/>
          <w:bCs/>
          <w:color w:val="2E74B5" w:themeColor="accent5" w:themeShade="BF"/>
          <w:sz w:val="28"/>
          <w:szCs w:val="28"/>
        </w:rPr>
        <w:t>Designing Phase</w:t>
      </w:r>
    </w:p>
    <w:p w14:paraId="71F48422" w14:textId="77777777" w:rsidR="0061171A" w:rsidRPr="00CC6009" w:rsidRDefault="0061171A" w:rsidP="00BE5F2D">
      <w:pPr>
        <w:spacing w:before="240" w:line="360" w:lineRule="auto"/>
        <w:jc w:val="center"/>
        <w:rPr>
          <w:rFonts w:asciiTheme="majorBidi" w:hAnsiTheme="majorBidi" w:cstheme="majorBidi"/>
          <w:b/>
          <w:bCs/>
          <w:color w:val="2E74B5" w:themeColor="accent5" w:themeShade="BF"/>
          <w:sz w:val="28"/>
          <w:szCs w:val="28"/>
          <w:rtl/>
        </w:rPr>
      </w:pPr>
    </w:p>
    <w:p w14:paraId="6EE07EEE" w14:textId="4420E57C"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9069E0E" w14:textId="09692F29" w:rsidR="00865CFA"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0DEA77A6" w14:textId="77777777" w:rsidR="00865CFA" w:rsidRPr="00CC6009" w:rsidRDefault="00865CFA"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4.1 - نبذة عن المرحلة التصميمية</w:t>
      </w:r>
      <w:r w:rsidRPr="00CC6009">
        <w:rPr>
          <w:rFonts w:asciiTheme="majorBidi" w:hAnsiTheme="majorBidi" w:cstheme="majorBidi"/>
          <w:b/>
          <w:bCs/>
          <w:color w:val="2E74B5" w:themeColor="accent5" w:themeShade="BF"/>
          <w:sz w:val="28"/>
          <w:szCs w:val="28"/>
        </w:rPr>
        <w:t xml:space="preserve"> </w:t>
      </w:r>
    </w:p>
    <w:p w14:paraId="76FCD8D1"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C6009">
        <w:rPr>
          <w:rFonts w:asciiTheme="majorBidi" w:hAnsiTheme="majorBidi" w:cstheme="majorBidi"/>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5D2985BC" w14:textId="77777777" w:rsidR="004E43D1" w:rsidRPr="00CC6009" w:rsidRDefault="004E43D1" w:rsidP="004E43D1">
      <w:pPr>
        <w:spacing w:line="360" w:lineRule="auto"/>
        <w:contextualSpacing/>
        <w:rPr>
          <w:rFonts w:asciiTheme="majorBidi" w:eastAsia="Calibri" w:hAnsiTheme="majorBidi" w:cstheme="majorBidi"/>
          <w:color w:val="0D0D0D"/>
          <w:sz w:val="28"/>
          <w:szCs w:val="28"/>
          <w:rtl/>
        </w:rPr>
      </w:pPr>
    </w:p>
    <w:p w14:paraId="1975F44A" w14:textId="1A4B2CFF" w:rsidR="004E43D1" w:rsidRPr="004E43D1" w:rsidRDefault="004E43D1" w:rsidP="004E43D1">
      <w:pPr>
        <w:spacing w:line="360" w:lineRule="auto"/>
        <w:jc w:val="right"/>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 xml:space="preserve">تصميم قاعدة البيانات </w:t>
      </w:r>
      <w:r w:rsidRPr="00CC6009">
        <w:rPr>
          <w:rFonts w:asciiTheme="majorBidi" w:eastAsia="Calibri" w:hAnsiTheme="majorBidi" w:cstheme="majorBidi"/>
          <w:b/>
          <w:bCs/>
          <w:color w:val="2E74B5" w:themeColor="accent5" w:themeShade="BF"/>
          <w:sz w:val="28"/>
          <w:szCs w:val="28"/>
        </w:rPr>
        <w:t xml:space="preserve">  - 4.2 </w:t>
      </w:r>
    </w:p>
    <w:p w14:paraId="337380AE"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eastAsia="Calibri" w:hAnsiTheme="majorBidi" w:cstheme="majorBidi"/>
          <w:color w:val="0D0D0D"/>
          <w:sz w:val="28"/>
          <w:szCs w:val="28"/>
          <w:rtl/>
        </w:rPr>
        <w:t xml:space="preserve">تنقسم هذه المرحلة إلى: </w:t>
      </w:r>
    </w:p>
    <w:p w14:paraId="711C536C" w14:textId="77777777" w:rsidR="00865CFA" w:rsidRPr="00CC6009" w:rsidRDefault="00865CFA" w:rsidP="00BE5F2D">
      <w:pPr>
        <w:pStyle w:val="ListParagraph"/>
        <w:numPr>
          <w:ilvl w:val="0"/>
          <w:numId w:val="22"/>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b/>
          <w:bCs/>
          <w:color w:val="0D0D0D"/>
          <w:sz w:val="28"/>
          <w:szCs w:val="28"/>
          <w:rtl/>
        </w:rPr>
        <w:t>تصميم قاعدة البيانات</w:t>
      </w:r>
      <w:r w:rsidRPr="00CC6009">
        <w:rPr>
          <w:rFonts w:asciiTheme="majorBidi" w:eastAsia="Calibri" w:hAnsiTheme="majorBidi" w:cstheme="majorBidi"/>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C6009" w:rsidRDefault="00865CFA" w:rsidP="00BE5F2D">
      <w:pPr>
        <w:spacing w:line="360" w:lineRule="auto"/>
        <w:jc w:val="right"/>
        <w:rPr>
          <w:rFonts w:asciiTheme="majorBidi" w:eastAsia="Calibri" w:hAnsiTheme="majorBidi" w:cstheme="majorBidi"/>
          <w:color w:val="0D0D0D"/>
          <w:sz w:val="28"/>
          <w:szCs w:val="28"/>
          <w:rtl/>
        </w:rPr>
      </w:pPr>
      <w:r w:rsidRPr="00CC6009">
        <w:rPr>
          <w:rFonts w:asciiTheme="majorBidi" w:eastAsia="Calibri" w:hAnsiTheme="majorBidi" w:cstheme="majorBidi"/>
          <w:color w:val="0D0D0D"/>
          <w:sz w:val="28"/>
          <w:szCs w:val="28"/>
          <w:rtl/>
        </w:rPr>
        <w:t xml:space="preserve">        سوف نستعمل هذه الأدوات في التصميم :</w:t>
      </w:r>
    </w:p>
    <w:p w14:paraId="6D4A4E79" w14:textId="77777777" w:rsidR="00865CFA" w:rsidRPr="00CC6009" w:rsidRDefault="00865CFA" w:rsidP="00BE5F2D">
      <w:pPr>
        <w:pStyle w:val="ListParagraph"/>
        <w:numPr>
          <w:ilvl w:val="0"/>
          <w:numId w:val="23"/>
        </w:numPr>
        <w:spacing w:line="360" w:lineRule="auto"/>
        <w:rPr>
          <w:rFonts w:asciiTheme="majorBidi" w:eastAsia="Calibri" w:hAnsiTheme="majorBidi" w:cstheme="majorBidi"/>
          <w:sz w:val="28"/>
          <w:szCs w:val="28"/>
        </w:rPr>
      </w:pPr>
      <w:r w:rsidRPr="00CC6009">
        <w:rPr>
          <w:rFonts w:asciiTheme="majorBidi" w:hAnsiTheme="majorBidi" w:cstheme="majorBidi"/>
          <w:sz w:val="28"/>
          <w:szCs w:val="28"/>
          <w:rtl/>
        </w:rPr>
        <w:t>قاموس</w:t>
      </w:r>
      <w:r w:rsidRPr="00CC6009">
        <w:rPr>
          <w:rFonts w:asciiTheme="majorBidi" w:hAnsiTheme="majorBidi" w:cstheme="majorBidi"/>
          <w:b/>
          <w:bCs/>
          <w:sz w:val="28"/>
          <w:szCs w:val="28"/>
          <w:rtl/>
        </w:rPr>
        <w:t xml:space="preserve"> </w:t>
      </w:r>
      <w:r w:rsidRPr="00CC6009">
        <w:rPr>
          <w:rFonts w:asciiTheme="majorBidi" w:hAnsiTheme="majorBidi" w:cstheme="majorBidi"/>
          <w:sz w:val="28"/>
          <w:szCs w:val="28"/>
          <w:rtl/>
        </w:rPr>
        <w:t>البيانات</w:t>
      </w:r>
      <w:r w:rsidRPr="00CC6009">
        <w:rPr>
          <w:rFonts w:asciiTheme="majorBidi" w:eastAsia="Calibri" w:hAnsiTheme="majorBidi" w:cstheme="majorBidi"/>
          <w:sz w:val="28"/>
          <w:szCs w:val="28"/>
          <w:rtl/>
        </w:rPr>
        <w:t>.</w:t>
      </w:r>
    </w:p>
    <w:p w14:paraId="56B15F82" w14:textId="77777777" w:rsidR="00865CFA" w:rsidRPr="00CC6009" w:rsidRDefault="00865CFA" w:rsidP="00BE5F2D">
      <w:pPr>
        <w:pStyle w:val="ListParagraph"/>
        <w:numPr>
          <w:ilvl w:val="0"/>
          <w:numId w:val="23"/>
        </w:numPr>
        <w:spacing w:line="360" w:lineRule="auto"/>
        <w:rPr>
          <w:rFonts w:asciiTheme="majorBidi" w:eastAsia="Calibri" w:hAnsiTheme="majorBidi" w:cstheme="majorBidi"/>
          <w:sz w:val="28"/>
          <w:szCs w:val="28"/>
        </w:rPr>
      </w:pPr>
      <w:r w:rsidRPr="00CC6009">
        <w:rPr>
          <w:rFonts w:asciiTheme="majorBidi" w:eastAsia="Calibri" w:hAnsiTheme="majorBidi" w:cstheme="majorBidi"/>
          <w:sz w:val="28"/>
          <w:szCs w:val="28"/>
          <w:rtl/>
        </w:rPr>
        <w:t>جداول قاعدة البيانات.</w:t>
      </w:r>
    </w:p>
    <w:p w14:paraId="6DA9D943" w14:textId="77777777" w:rsidR="00865CFA" w:rsidRPr="00CC6009" w:rsidRDefault="00865CFA" w:rsidP="00BE5F2D">
      <w:pPr>
        <w:spacing w:line="360" w:lineRule="auto"/>
        <w:ind w:left="433"/>
        <w:rPr>
          <w:rFonts w:asciiTheme="majorBidi" w:eastAsia="Calibri" w:hAnsiTheme="majorBidi" w:cstheme="majorBidi"/>
          <w:sz w:val="28"/>
          <w:szCs w:val="28"/>
        </w:rPr>
      </w:pPr>
    </w:p>
    <w:p w14:paraId="2800D3C8" w14:textId="77777777" w:rsidR="00865CFA" w:rsidRPr="00CC6009" w:rsidRDefault="00865CFA" w:rsidP="00BE5F2D">
      <w:pPr>
        <w:pStyle w:val="ListParagraph"/>
        <w:numPr>
          <w:ilvl w:val="0"/>
          <w:numId w:val="18"/>
        </w:numPr>
        <w:spacing w:line="360" w:lineRule="auto"/>
        <w:rPr>
          <w:rFonts w:asciiTheme="majorBidi" w:eastAsia="Calibri" w:hAnsiTheme="majorBidi" w:cstheme="majorBidi"/>
          <w:sz w:val="28"/>
          <w:szCs w:val="28"/>
        </w:rPr>
      </w:pPr>
      <w:r w:rsidRPr="00CC6009">
        <w:rPr>
          <w:rFonts w:asciiTheme="majorBidi" w:eastAsia="Calibri" w:hAnsiTheme="majorBidi" w:cstheme="majorBidi"/>
          <w:b/>
          <w:bCs/>
          <w:sz w:val="28"/>
          <w:szCs w:val="28"/>
          <w:rtl/>
        </w:rPr>
        <w:t xml:space="preserve">تصميم العمليات </w:t>
      </w:r>
      <w:r w:rsidRPr="00CC6009">
        <w:rPr>
          <w:rFonts w:asciiTheme="majorBidi" w:eastAsia="Calibri" w:hAnsiTheme="majorBidi" w:cstheme="majorBidi"/>
          <w:color w:val="0D0D0D"/>
          <w:sz w:val="28"/>
          <w:szCs w:val="28"/>
          <w:rtl/>
        </w:rPr>
        <w:t xml:space="preserve"> سوف نستعمل هذه الأدوات :</w:t>
      </w:r>
      <w:r w:rsidRPr="00CC6009">
        <w:rPr>
          <w:rFonts w:asciiTheme="majorBidi" w:eastAsia="Calibri" w:hAnsiTheme="majorBidi" w:cstheme="majorBidi"/>
          <w:sz w:val="28"/>
          <w:szCs w:val="28"/>
          <w:rtl/>
        </w:rPr>
        <w:t xml:space="preserve">                                           </w:t>
      </w:r>
    </w:p>
    <w:p w14:paraId="42C95D9F" w14:textId="77777777" w:rsidR="00865CFA" w:rsidRPr="00CC6009" w:rsidRDefault="00865CFA" w:rsidP="00BE5F2D">
      <w:pPr>
        <w:pStyle w:val="ListParagraph"/>
        <w:numPr>
          <w:ilvl w:val="0"/>
          <w:numId w:val="19"/>
        </w:numPr>
        <w:spacing w:line="360" w:lineRule="auto"/>
        <w:rPr>
          <w:rFonts w:asciiTheme="majorBidi" w:eastAsia="Calibri" w:hAnsiTheme="majorBidi" w:cstheme="majorBidi"/>
          <w:sz w:val="28"/>
          <w:szCs w:val="28"/>
        </w:rPr>
      </w:pPr>
      <w:r w:rsidRPr="00CC6009">
        <w:rPr>
          <w:rFonts w:asciiTheme="majorBidi" w:eastAsia="Calibri" w:hAnsiTheme="majorBidi" w:cstheme="majorBidi"/>
          <w:color w:val="0D0D0D"/>
          <w:sz w:val="28"/>
          <w:szCs w:val="28"/>
          <w:rtl/>
        </w:rPr>
        <w:t xml:space="preserve">مخطط حالة الاستخدام </w:t>
      </w:r>
      <w:r w:rsidRPr="00CC6009">
        <w:rPr>
          <w:rFonts w:asciiTheme="majorBidi" w:eastAsia="Calibri" w:hAnsiTheme="majorBidi" w:cstheme="majorBidi"/>
          <w:color w:val="0D0D0D"/>
          <w:sz w:val="28"/>
          <w:szCs w:val="28"/>
        </w:rPr>
        <w:t xml:space="preserve"> Use Case Diagram</w:t>
      </w:r>
    </w:p>
    <w:p w14:paraId="6726D543" w14:textId="219138B1" w:rsidR="00865CFA" w:rsidRPr="00CC6009" w:rsidRDefault="00865CFA" w:rsidP="000B63A8">
      <w:pPr>
        <w:pStyle w:val="ListParagraph"/>
        <w:numPr>
          <w:ilvl w:val="0"/>
          <w:numId w:val="19"/>
        </w:numPr>
        <w:spacing w:line="360" w:lineRule="auto"/>
        <w:rPr>
          <w:rFonts w:asciiTheme="majorBidi" w:eastAsia="Calibri" w:hAnsiTheme="majorBidi" w:cstheme="majorBidi"/>
          <w:sz w:val="28"/>
          <w:szCs w:val="28"/>
        </w:rPr>
      </w:pPr>
      <w:r w:rsidRPr="00CC6009">
        <w:rPr>
          <w:rFonts w:asciiTheme="majorBidi" w:eastAsia="Calibri" w:hAnsiTheme="majorBidi" w:cstheme="majorBidi"/>
          <w:color w:val="0D0D0D"/>
          <w:sz w:val="28"/>
          <w:szCs w:val="28"/>
          <w:rtl/>
        </w:rPr>
        <w:t>سيناريو حالة الاستخدام</w:t>
      </w:r>
      <w:r w:rsidRPr="00CC6009">
        <w:rPr>
          <w:rFonts w:asciiTheme="majorBidi" w:eastAsia="Calibri" w:hAnsiTheme="majorBidi" w:cstheme="majorBidi"/>
          <w:color w:val="0D0D0D"/>
          <w:sz w:val="28"/>
          <w:szCs w:val="28"/>
        </w:rPr>
        <w:t xml:space="preserve">  Use Case Scenario </w:t>
      </w:r>
    </w:p>
    <w:p w14:paraId="57D047A6" w14:textId="77777777" w:rsidR="00865CFA" w:rsidRPr="00CC6009" w:rsidRDefault="00865CFA" w:rsidP="00BE5F2D">
      <w:pPr>
        <w:pStyle w:val="ListParagraph"/>
        <w:numPr>
          <w:ilvl w:val="0"/>
          <w:numId w:val="20"/>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b/>
          <w:bCs/>
          <w:color w:val="0D0D0D"/>
          <w:sz w:val="28"/>
          <w:szCs w:val="28"/>
        </w:rPr>
        <w:t xml:space="preserve"> </w:t>
      </w:r>
      <w:r w:rsidRPr="00CC6009">
        <w:rPr>
          <w:rFonts w:asciiTheme="majorBidi" w:eastAsia="Calibri" w:hAnsiTheme="majorBidi" w:cstheme="majorBidi"/>
          <w:b/>
          <w:bCs/>
          <w:color w:val="0D0D0D"/>
          <w:sz w:val="28"/>
          <w:szCs w:val="28"/>
          <w:rtl/>
        </w:rPr>
        <w:t>تصميم واجهة المستخدم</w:t>
      </w:r>
      <w:r w:rsidRPr="00CC6009">
        <w:rPr>
          <w:rFonts w:asciiTheme="majorBidi" w:eastAsia="Calibri" w:hAnsiTheme="majorBidi" w:cstheme="majorBidi"/>
          <w:color w:val="0D0D0D"/>
          <w:sz w:val="28"/>
          <w:szCs w:val="28"/>
          <w:rtl/>
        </w:rPr>
        <w:t xml:space="preserve"> ويتم فيها التالي :</w:t>
      </w:r>
    </w:p>
    <w:p w14:paraId="6C59A31D" w14:textId="77777777" w:rsidR="00865CFA" w:rsidRPr="00CC6009" w:rsidRDefault="00865CFA" w:rsidP="00BE5F2D">
      <w:pPr>
        <w:pStyle w:val="ListParagraph"/>
        <w:numPr>
          <w:ilvl w:val="0"/>
          <w:numId w:val="21"/>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color w:val="0D0D0D"/>
          <w:sz w:val="28"/>
          <w:szCs w:val="28"/>
          <w:rtl/>
        </w:rPr>
        <w:t xml:space="preserve">تصميم الشاشات </w:t>
      </w:r>
    </w:p>
    <w:p w14:paraId="45D37A62" w14:textId="77777777" w:rsidR="00865CFA" w:rsidRPr="00CC6009" w:rsidRDefault="00865CFA" w:rsidP="00BE5F2D">
      <w:pPr>
        <w:pStyle w:val="ListParagraph"/>
        <w:numPr>
          <w:ilvl w:val="0"/>
          <w:numId w:val="21"/>
        </w:numPr>
        <w:spacing w:line="360" w:lineRule="auto"/>
        <w:rPr>
          <w:rFonts w:asciiTheme="majorBidi" w:eastAsia="Calibri" w:hAnsiTheme="majorBidi" w:cstheme="majorBidi"/>
          <w:color w:val="0D0D0D"/>
          <w:sz w:val="28"/>
          <w:szCs w:val="28"/>
          <w:rtl/>
        </w:rPr>
      </w:pPr>
      <w:r w:rsidRPr="00CC6009">
        <w:rPr>
          <w:rFonts w:asciiTheme="majorBidi" w:eastAsia="Calibri" w:hAnsiTheme="majorBidi" w:cstheme="majorBidi"/>
          <w:sz w:val="28"/>
          <w:szCs w:val="28"/>
          <w:rtl/>
        </w:rPr>
        <w:t xml:space="preserve">تصميم التقارير( </w:t>
      </w:r>
      <w:r w:rsidRPr="00CC6009">
        <w:rPr>
          <w:rFonts w:asciiTheme="majorBidi" w:eastAsia="Calibri" w:hAnsiTheme="majorBidi" w:cstheme="majorBidi"/>
          <w:sz w:val="28"/>
          <w:szCs w:val="28"/>
        </w:rPr>
        <w:t>(Reports Design</w:t>
      </w:r>
    </w:p>
    <w:p w14:paraId="00F93C4A" w14:textId="77777777" w:rsidR="00865CFA" w:rsidRPr="00CC6009" w:rsidRDefault="00865CFA"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 xml:space="preserve">4.2.1 - قاموس البيانات </w:t>
      </w:r>
      <w:r w:rsidRPr="00CC6009">
        <w:rPr>
          <w:rFonts w:asciiTheme="majorBidi" w:hAnsiTheme="majorBidi" w:cstheme="majorBidi"/>
          <w:b/>
          <w:bCs/>
          <w:color w:val="2E74B5" w:themeColor="accent5" w:themeShade="BF"/>
          <w:sz w:val="28"/>
          <w:szCs w:val="28"/>
        </w:rPr>
        <w:t>(DD)</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 xml:space="preserve"> data dictionary</w:t>
      </w:r>
      <w:r w:rsidRPr="00CC6009">
        <w:rPr>
          <w:rFonts w:asciiTheme="majorBidi" w:hAnsiTheme="majorBidi" w:cstheme="majorBidi"/>
          <w:b/>
          <w:bCs/>
          <w:color w:val="2E74B5" w:themeColor="accent5" w:themeShade="BF"/>
          <w:sz w:val="28"/>
          <w:szCs w:val="28"/>
          <w:rtl/>
        </w:rPr>
        <w:t>:</w:t>
      </w:r>
    </w:p>
    <w:p w14:paraId="748A8F3D" w14:textId="77777777" w:rsidR="00865CFA" w:rsidRPr="00CC6009" w:rsidRDefault="00865CFA"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قاموس البيانات أداة تحليل وتصميم تستخدم لحفظ انسياب البيانات ومخازن بيانات في مخطط انسياب البيانات </w:t>
      </w:r>
      <w:r w:rsidRPr="00CC6009">
        <w:rPr>
          <w:rFonts w:asciiTheme="majorBidi" w:hAnsiTheme="majorBidi" w:cstheme="majorBidi"/>
          <w:sz w:val="28"/>
          <w:szCs w:val="28"/>
        </w:rPr>
        <w:t>DFD</w:t>
      </w:r>
      <w:r w:rsidRPr="00CC6009">
        <w:rPr>
          <w:rFonts w:asciiTheme="majorBidi" w:hAnsiTheme="majorBidi" w:cstheme="majorBidi"/>
          <w:sz w:val="28"/>
          <w:szCs w:val="28"/>
          <w:rtl/>
        </w:rPr>
        <w:t>.</w:t>
      </w:r>
    </w:p>
    <w:p w14:paraId="02A60563" w14:textId="2AA6A4C0" w:rsidR="00865CFA" w:rsidRPr="00CC6009" w:rsidRDefault="00865CFA"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ويعتبر قاموس البيانات أساس تصميم قاعدة البيانات التي يتم تجهيزها في مرحلة التصميم.</w:t>
      </w:r>
    </w:p>
    <w:p w14:paraId="48A5BD25" w14:textId="195609A3" w:rsidR="00490E8F" w:rsidRPr="00CC6009" w:rsidRDefault="00490E8F" w:rsidP="00267060">
      <w:pPr>
        <w:spacing w:line="360" w:lineRule="auto"/>
        <w:rPr>
          <w:rFonts w:asciiTheme="majorBidi" w:hAnsiTheme="majorBidi" w:cstheme="majorBidi"/>
          <w:sz w:val="28"/>
          <w:szCs w:val="28"/>
          <w:rtl/>
        </w:rPr>
      </w:pPr>
    </w:p>
    <w:p w14:paraId="14BC79D9" w14:textId="77777777" w:rsidR="00490E8F" w:rsidRPr="00CC6009" w:rsidRDefault="00490E8F" w:rsidP="00BE5F2D">
      <w:pPr>
        <w:spacing w:line="360" w:lineRule="auto"/>
        <w:jc w:val="right"/>
        <w:rPr>
          <w:rFonts w:asciiTheme="majorBidi" w:hAnsiTheme="majorBidi" w:cstheme="majorBidi"/>
          <w:sz w:val="28"/>
          <w:szCs w:val="28"/>
        </w:rPr>
      </w:pPr>
    </w:p>
    <w:p w14:paraId="1F88F577" w14:textId="77777777" w:rsidR="00267060" w:rsidRPr="00CC6009" w:rsidRDefault="00267060" w:rsidP="00BE5F2D">
      <w:pPr>
        <w:spacing w:line="360" w:lineRule="auto"/>
        <w:jc w:val="right"/>
        <w:rPr>
          <w:rFonts w:asciiTheme="majorBidi" w:hAnsiTheme="majorBidi" w:cstheme="majorBidi"/>
          <w:sz w:val="28"/>
          <w:szCs w:val="28"/>
          <w:rtl/>
        </w:rPr>
      </w:pPr>
    </w:p>
    <w:p w14:paraId="3B50EBCA" w14:textId="62652C3D" w:rsidR="00865CFA" w:rsidRPr="00CC6009" w:rsidRDefault="00490E8F"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4.2.</w:t>
      </w:r>
      <w:r w:rsidR="004C26C0"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 - </w:t>
      </w:r>
      <w:r w:rsidR="0056132F" w:rsidRPr="00CC6009">
        <w:rPr>
          <w:rFonts w:asciiTheme="majorBidi" w:hAnsiTheme="majorBidi" w:cs="Times New Roman"/>
          <w:b/>
          <w:bCs/>
          <w:color w:val="2E74B5" w:themeColor="accent5" w:themeShade="BF"/>
          <w:sz w:val="28"/>
          <w:szCs w:val="28"/>
          <w:rtl/>
        </w:rPr>
        <w:t>جداول</w:t>
      </w:r>
      <w:r w:rsidR="0056132F" w:rsidRPr="00CC6009">
        <w:rPr>
          <w:rFonts w:asciiTheme="majorBidi" w:hAnsiTheme="majorBidi" w:cstheme="majorBidi"/>
          <w:b/>
          <w:bCs/>
          <w:color w:val="2E74B5" w:themeColor="accent5" w:themeShade="BF"/>
          <w:sz w:val="28"/>
          <w:szCs w:val="28"/>
        </w:rPr>
        <w:t xml:space="preserve"> </w:t>
      </w:r>
      <w:r w:rsidR="0056132F" w:rsidRPr="00CC6009">
        <w:rPr>
          <w:rFonts w:asciiTheme="majorBidi" w:hAnsiTheme="majorBidi" w:cs="Times New Roman"/>
          <w:b/>
          <w:bCs/>
          <w:color w:val="2E74B5" w:themeColor="accent5" w:themeShade="BF"/>
          <w:sz w:val="28"/>
          <w:szCs w:val="28"/>
          <w:rtl/>
        </w:rPr>
        <w:t>قاعدة</w:t>
      </w:r>
      <w:r w:rsidR="0056132F" w:rsidRPr="00CC6009">
        <w:rPr>
          <w:rFonts w:asciiTheme="majorBidi" w:hAnsiTheme="majorBidi" w:cstheme="majorBidi"/>
          <w:b/>
          <w:bCs/>
          <w:color w:val="2E74B5" w:themeColor="accent5" w:themeShade="BF"/>
          <w:sz w:val="28"/>
          <w:szCs w:val="28"/>
        </w:rPr>
        <w:t xml:space="preserve"> </w:t>
      </w:r>
      <w:r w:rsidR="0056132F" w:rsidRPr="00CC6009">
        <w:rPr>
          <w:rFonts w:asciiTheme="majorBidi" w:hAnsiTheme="majorBidi" w:cs="Times New Roman"/>
          <w:b/>
          <w:bCs/>
          <w:color w:val="2E74B5" w:themeColor="accent5" w:themeShade="BF"/>
          <w:sz w:val="28"/>
          <w:szCs w:val="28"/>
          <w:rtl/>
        </w:rPr>
        <w:t>البيانات</w:t>
      </w:r>
      <w:r w:rsidRPr="00CC6009">
        <w:rPr>
          <w:rFonts w:asciiTheme="majorBidi" w:hAnsiTheme="majorBidi" w:cstheme="majorBidi"/>
          <w:b/>
          <w:bCs/>
          <w:color w:val="2E74B5" w:themeColor="accent5" w:themeShade="BF"/>
          <w:sz w:val="28"/>
          <w:szCs w:val="28"/>
          <w:rtl/>
        </w:rPr>
        <w:t xml:space="preserve"> </w:t>
      </w:r>
      <w:r w:rsidR="00187440" w:rsidRPr="00CC6009">
        <w:rPr>
          <w:rFonts w:asciiTheme="majorBidi" w:hAnsiTheme="majorBidi" w:cstheme="majorBidi"/>
          <w:b/>
          <w:bCs/>
          <w:color w:val="2E74B5" w:themeColor="accent5" w:themeShade="BF"/>
          <w:sz w:val="28"/>
          <w:szCs w:val="28"/>
        </w:rPr>
        <w:t>Database table</w:t>
      </w:r>
      <w:r w:rsidR="00187440" w:rsidRPr="00CC6009">
        <w:rPr>
          <w:rFonts w:asciiTheme="majorBidi" w:hAnsiTheme="majorBidi" w:cstheme="majorBidi"/>
          <w:b/>
          <w:bCs/>
          <w:color w:val="2E74B5" w:themeColor="accent5" w:themeShade="BF"/>
          <w:sz w:val="28"/>
          <w:szCs w:val="28"/>
          <w:rtl/>
        </w:rPr>
        <w:t xml:space="preserve"> :</w:t>
      </w:r>
    </w:p>
    <w:p w14:paraId="3FAB2D59" w14:textId="77777777" w:rsidR="009F6033" w:rsidRPr="00CC6009" w:rsidRDefault="009F6033" w:rsidP="00BE5F2D">
      <w:pPr>
        <w:spacing w:line="360" w:lineRule="auto"/>
        <w:rPr>
          <w:rFonts w:asciiTheme="majorBidi" w:hAnsiTheme="majorBidi" w:cstheme="majorBidi"/>
          <w:sz w:val="28"/>
          <w:szCs w:val="28"/>
          <w:rtl/>
        </w:rPr>
      </w:pPr>
    </w:p>
    <w:p w14:paraId="18ADD31E"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المستخدمين  </w:t>
      </w:r>
      <w:r w:rsidRPr="00CC6009">
        <w:rPr>
          <w:rFonts w:asciiTheme="majorBidi" w:hAnsiTheme="majorBidi" w:cstheme="majorBidi"/>
          <w:b/>
          <w:bCs/>
          <w:color w:val="2E74B5" w:themeColor="accent5" w:themeShade="BF"/>
          <w:sz w:val="28"/>
          <w:szCs w:val="28"/>
        </w:rPr>
        <w:t>(users)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C6009" w:rsidRDefault="00581EF2" w:rsidP="00BE5F2D">
            <w:pPr>
              <w:bidi/>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554" w:type="dxa"/>
          </w:tcPr>
          <w:p w14:paraId="701019A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34B5B50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39EE836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0E346A5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554" w:type="dxa"/>
          </w:tcPr>
          <w:p w14:paraId="512F929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Username</w:t>
            </w:r>
          </w:p>
        </w:tc>
        <w:tc>
          <w:tcPr>
            <w:tcW w:w="1943" w:type="dxa"/>
          </w:tcPr>
          <w:p w14:paraId="29176FA4"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0322B6A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65C6EB5A"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بريد</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الكترونى</w:t>
            </w:r>
          </w:p>
        </w:tc>
        <w:tc>
          <w:tcPr>
            <w:tcW w:w="2554" w:type="dxa"/>
          </w:tcPr>
          <w:p w14:paraId="1BC38D6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Email</w:t>
            </w:r>
          </w:p>
        </w:tc>
        <w:tc>
          <w:tcPr>
            <w:tcW w:w="1943" w:type="dxa"/>
          </w:tcPr>
          <w:p w14:paraId="3813AEA9"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66205CD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297717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554" w:type="dxa"/>
          </w:tcPr>
          <w:p w14:paraId="7ACB0B4F"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43" w:type="dxa"/>
          </w:tcPr>
          <w:p w14:paraId="5A7DC8D3"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vAlign w:val="center"/>
          </w:tcPr>
          <w:p w14:paraId="268E374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8EB2C2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bl>
    <w:p w14:paraId="0ED68EFB" w14:textId="77777777" w:rsidR="00AC7E87" w:rsidRPr="00CC6009" w:rsidRDefault="00AC7E87" w:rsidP="00BE5F2D">
      <w:pPr>
        <w:spacing w:line="360" w:lineRule="auto"/>
        <w:rPr>
          <w:rFonts w:asciiTheme="majorBidi" w:hAnsiTheme="majorBidi" w:cstheme="majorBidi"/>
          <w:sz w:val="28"/>
          <w:szCs w:val="28"/>
          <w:rtl/>
        </w:rPr>
      </w:pPr>
    </w:p>
    <w:p w14:paraId="10CBED17" w14:textId="60D0B6B8" w:rsidR="009F6033" w:rsidRPr="00CC6009" w:rsidRDefault="009F6033" w:rsidP="00BE5F2D">
      <w:pPr>
        <w:bidi/>
        <w:spacing w:line="360" w:lineRule="auto"/>
        <w:rPr>
          <w:rFonts w:asciiTheme="majorBidi" w:hAnsiTheme="majorBidi" w:cstheme="majorBidi"/>
          <w:color w:val="2E74B5" w:themeColor="accent5" w:themeShade="BF"/>
          <w:sz w:val="28"/>
          <w:szCs w:val="28"/>
          <w:rtl/>
        </w:rPr>
      </w:pPr>
    </w:p>
    <w:p w14:paraId="5D436B6F" w14:textId="06DD0163" w:rsidR="00267060" w:rsidRPr="00CC6009" w:rsidRDefault="00267060" w:rsidP="00267060">
      <w:pPr>
        <w:bidi/>
        <w:spacing w:line="360" w:lineRule="auto"/>
        <w:rPr>
          <w:rFonts w:asciiTheme="majorBidi" w:hAnsiTheme="majorBidi" w:cstheme="majorBidi"/>
          <w:color w:val="2E74B5" w:themeColor="accent5" w:themeShade="BF"/>
          <w:sz w:val="28"/>
          <w:szCs w:val="28"/>
        </w:rPr>
      </w:pPr>
    </w:p>
    <w:p w14:paraId="678AF6C6" w14:textId="77777777" w:rsidR="005D0644" w:rsidRPr="00CC6009" w:rsidRDefault="005D0644" w:rsidP="005D0644">
      <w:pPr>
        <w:bidi/>
        <w:spacing w:line="360" w:lineRule="auto"/>
        <w:rPr>
          <w:rFonts w:asciiTheme="majorBidi" w:hAnsiTheme="majorBidi" w:cstheme="majorBidi"/>
          <w:color w:val="2E74B5" w:themeColor="accent5" w:themeShade="BF"/>
          <w:sz w:val="28"/>
          <w:szCs w:val="28"/>
          <w:rtl/>
        </w:rPr>
      </w:pPr>
    </w:p>
    <w:p w14:paraId="2CE80BDC" w14:textId="77777777" w:rsidR="00267060" w:rsidRDefault="00267060" w:rsidP="00267060">
      <w:pPr>
        <w:bidi/>
        <w:spacing w:line="360" w:lineRule="auto"/>
        <w:rPr>
          <w:rFonts w:asciiTheme="majorBidi" w:hAnsiTheme="majorBidi" w:cstheme="majorBidi"/>
          <w:color w:val="2E74B5" w:themeColor="accent5" w:themeShade="BF"/>
          <w:sz w:val="28"/>
          <w:szCs w:val="28"/>
          <w:rtl/>
        </w:rPr>
      </w:pPr>
    </w:p>
    <w:p w14:paraId="0814E6F0" w14:textId="77777777" w:rsidR="004E43D1" w:rsidRDefault="004E43D1" w:rsidP="004E43D1">
      <w:pPr>
        <w:bidi/>
        <w:spacing w:line="360" w:lineRule="auto"/>
        <w:rPr>
          <w:rFonts w:asciiTheme="majorBidi" w:hAnsiTheme="majorBidi" w:cstheme="majorBidi"/>
          <w:color w:val="2E74B5" w:themeColor="accent5" w:themeShade="BF"/>
          <w:sz w:val="28"/>
          <w:szCs w:val="28"/>
          <w:rtl/>
        </w:rPr>
      </w:pPr>
    </w:p>
    <w:p w14:paraId="159FBF6C" w14:textId="77777777" w:rsidR="004E43D1" w:rsidRPr="00CC6009" w:rsidRDefault="004E43D1" w:rsidP="004E43D1">
      <w:pPr>
        <w:bidi/>
        <w:spacing w:line="360" w:lineRule="auto"/>
        <w:rPr>
          <w:rFonts w:asciiTheme="majorBidi" w:hAnsiTheme="majorBidi" w:cstheme="majorBidi"/>
          <w:color w:val="2E74B5" w:themeColor="accent5" w:themeShade="BF"/>
          <w:sz w:val="28"/>
          <w:szCs w:val="28"/>
          <w:rtl/>
        </w:rPr>
      </w:pPr>
    </w:p>
    <w:p w14:paraId="1EA5CBB1"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المفضلة  </w:t>
      </w:r>
      <w:r w:rsidRPr="00CC6009">
        <w:rPr>
          <w:rFonts w:asciiTheme="majorBidi" w:hAnsiTheme="majorBidi" w:cstheme="majorBidi"/>
          <w:b/>
          <w:bCs/>
          <w:color w:val="2E74B5" w:themeColor="accent5" w:themeShade="BF"/>
          <w:sz w:val="28"/>
          <w:szCs w:val="28"/>
        </w:rPr>
        <w:t>(favorites)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554" w:type="dxa"/>
          </w:tcPr>
          <w:p w14:paraId="5D4D7B0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0076449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543133E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7EA1453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554" w:type="dxa"/>
          </w:tcPr>
          <w:p w14:paraId="2C8E6D2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product_name</w:t>
            </w:r>
          </w:p>
        </w:tc>
        <w:tc>
          <w:tcPr>
            <w:tcW w:w="1943" w:type="dxa"/>
          </w:tcPr>
          <w:p w14:paraId="6EFD80D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tcPr>
          <w:p w14:paraId="0E44FA5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0743EE7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57BBC4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product_price</w:t>
            </w:r>
          </w:p>
        </w:tc>
        <w:tc>
          <w:tcPr>
            <w:tcW w:w="1943" w:type="dxa"/>
          </w:tcPr>
          <w:p w14:paraId="06F2DAB8"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143" w:type="dxa"/>
          </w:tcPr>
          <w:p w14:paraId="2DBD800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9E5C62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1632EA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943" w:type="dxa"/>
          </w:tcPr>
          <w:p w14:paraId="15017C4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vAlign w:val="center"/>
          </w:tcPr>
          <w:p w14:paraId="7509B82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0EAED3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3B2EB3F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943" w:type="dxa"/>
          </w:tcPr>
          <w:p w14:paraId="09BBF516"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0AB6105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59E31D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214D52E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product_image3</w:t>
            </w:r>
          </w:p>
        </w:tc>
        <w:tc>
          <w:tcPr>
            <w:tcW w:w="1943" w:type="dxa"/>
          </w:tcPr>
          <w:p w14:paraId="2E71EC57"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6384949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7044DCD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تفاصيل المنتج </w:t>
            </w:r>
          </w:p>
        </w:tc>
        <w:tc>
          <w:tcPr>
            <w:tcW w:w="2554" w:type="dxa"/>
          </w:tcPr>
          <w:p w14:paraId="51E75C4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product_details</w:t>
            </w:r>
          </w:p>
        </w:tc>
        <w:tc>
          <w:tcPr>
            <w:tcW w:w="1943" w:type="dxa"/>
          </w:tcPr>
          <w:p w14:paraId="33CB641C"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text</w:t>
            </w:r>
          </w:p>
        </w:tc>
        <w:tc>
          <w:tcPr>
            <w:tcW w:w="1143" w:type="dxa"/>
            <w:vAlign w:val="center"/>
          </w:tcPr>
          <w:p w14:paraId="1CCC63F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68247DE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554" w:type="dxa"/>
          </w:tcPr>
          <w:p w14:paraId="06FC7CB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943" w:type="dxa"/>
          </w:tcPr>
          <w:p w14:paraId="1F48E5D3"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AA5A0B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F13C79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554" w:type="dxa"/>
          </w:tcPr>
          <w:p w14:paraId="7002F26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943" w:type="dxa"/>
          </w:tcPr>
          <w:p w14:paraId="3C19D29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5B1238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7ADCE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554" w:type="dxa"/>
          </w:tcPr>
          <w:p w14:paraId="0B71932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943" w:type="dxa"/>
          </w:tcPr>
          <w:p w14:paraId="1F27A55A"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EFF212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2CA866A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bl>
    <w:p w14:paraId="132D625F"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lang w:bidi="ar-LY"/>
        </w:rPr>
      </w:pPr>
    </w:p>
    <w:p w14:paraId="3424D043" w14:textId="77777777" w:rsidR="00267060" w:rsidRPr="00CC6009" w:rsidRDefault="00267060" w:rsidP="00267060">
      <w:pPr>
        <w:bidi/>
        <w:spacing w:line="360" w:lineRule="auto"/>
        <w:rPr>
          <w:rFonts w:asciiTheme="majorBidi" w:hAnsiTheme="majorBidi" w:cstheme="majorBidi"/>
          <w:b/>
          <w:bCs/>
          <w:color w:val="2E74B5" w:themeColor="accent5" w:themeShade="BF"/>
          <w:sz w:val="28"/>
          <w:szCs w:val="28"/>
          <w:rtl/>
          <w:lang w:bidi="ar-LY"/>
        </w:rPr>
      </w:pPr>
    </w:p>
    <w:p w14:paraId="36A8660E"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لوحة التحكم </w:t>
      </w:r>
      <w:r w:rsidRPr="00CC6009">
        <w:rPr>
          <w:rFonts w:asciiTheme="majorBidi" w:hAnsiTheme="majorBidi" w:cstheme="majorBidi"/>
          <w:b/>
          <w:bCs/>
          <w:color w:val="2E74B5" w:themeColor="accent5" w:themeShade="BF"/>
          <w:sz w:val="28"/>
          <w:szCs w:val="28"/>
        </w:rPr>
        <w:t>(dashboard)</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351EE3C1"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755FFB14" w14:textId="77777777" w:rsidR="000B63A8" w:rsidRPr="00CC6009" w:rsidRDefault="000B63A8"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7E301FDA"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1742FC7D"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7FDCF87C"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5B35AC46"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6F782C2A"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D143348"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0B005F00"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284930A2"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1ADB8215"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721A2130"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CBB7E4A"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0433FAA"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الزوار</w:t>
            </w:r>
          </w:p>
        </w:tc>
        <w:tc>
          <w:tcPr>
            <w:tcW w:w="2822" w:type="dxa"/>
          </w:tcPr>
          <w:p w14:paraId="5EEE5910" w14:textId="77777777" w:rsidR="000B63A8" w:rsidRPr="00CC6009"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Visitors</w:t>
            </w:r>
          </w:p>
        </w:tc>
        <w:tc>
          <w:tcPr>
            <w:tcW w:w="1885" w:type="dxa"/>
          </w:tcPr>
          <w:p w14:paraId="78DBA1D6"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1CDC8595"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2FD5BE7"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E41FFBC"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FE8C0C4" w14:textId="77777777" w:rsidR="000B63A8" w:rsidRPr="00CC6009" w:rsidRDefault="000B63A8"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مستخدم</w:t>
            </w:r>
          </w:p>
        </w:tc>
        <w:tc>
          <w:tcPr>
            <w:tcW w:w="2822" w:type="dxa"/>
          </w:tcPr>
          <w:p w14:paraId="3F37D78D"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w:t>
            </w:r>
          </w:p>
        </w:tc>
        <w:tc>
          <w:tcPr>
            <w:tcW w:w="1885" w:type="dxa"/>
          </w:tcPr>
          <w:p w14:paraId="5C55067A"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4E65062"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2A6A62D"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24FCC503" w14:textId="77777777" w:rsidR="000B63A8" w:rsidRPr="00CC6009" w:rsidRDefault="000B63A8" w:rsidP="000B63A8">
      <w:pPr>
        <w:spacing w:line="360" w:lineRule="auto"/>
        <w:rPr>
          <w:rFonts w:asciiTheme="majorBidi" w:hAnsiTheme="majorBidi" w:cstheme="majorBidi"/>
          <w:color w:val="2E74B5" w:themeColor="accent5" w:themeShade="BF"/>
          <w:sz w:val="28"/>
          <w:szCs w:val="28"/>
          <w:lang w:bidi="ar-LY"/>
        </w:rPr>
      </w:pPr>
    </w:p>
    <w:p w14:paraId="101EC548"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p>
    <w:p w14:paraId="2401F96C" w14:textId="4C447942" w:rsidR="00267060" w:rsidRPr="00CC6009" w:rsidRDefault="00267060" w:rsidP="00267060">
      <w:pPr>
        <w:bidi/>
        <w:spacing w:line="360" w:lineRule="auto"/>
        <w:rPr>
          <w:rFonts w:asciiTheme="majorBidi" w:hAnsiTheme="majorBidi" w:cstheme="majorBidi"/>
          <w:b/>
          <w:bCs/>
          <w:color w:val="2E74B5" w:themeColor="accent5" w:themeShade="BF"/>
          <w:sz w:val="28"/>
          <w:szCs w:val="28"/>
          <w:lang w:bidi="ar-LY"/>
        </w:rPr>
      </w:pPr>
    </w:p>
    <w:p w14:paraId="79ECA759" w14:textId="77777777" w:rsidR="005D0644" w:rsidRPr="00CC6009" w:rsidRDefault="005D0644" w:rsidP="005D0644">
      <w:pPr>
        <w:bidi/>
        <w:spacing w:line="360" w:lineRule="auto"/>
        <w:rPr>
          <w:rFonts w:asciiTheme="majorBidi" w:hAnsiTheme="majorBidi" w:cstheme="majorBidi"/>
          <w:b/>
          <w:bCs/>
          <w:color w:val="2E74B5" w:themeColor="accent5" w:themeShade="BF"/>
          <w:sz w:val="28"/>
          <w:szCs w:val="28"/>
          <w:rtl/>
          <w:lang w:bidi="ar-LY"/>
        </w:rPr>
      </w:pPr>
    </w:p>
    <w:p w14:paraId="5CDC5ACA" w14:textId="77777777" w:rsidR="00267060" w:rsidRPr="00CC6009" w:rsidRDefault="00267060" w:rsidP="00267060">
      <w:pPr>
        <w:bidi/>
        <w:spacing w:line="360" w:lineRule="auto"/>
        <w:rPr>
          <w:rFonts w:asciiTheme="majorBidi" w:hAnsiTheme="majorBidi" w:cstheme="majorBidi"/>
          <w:b/>
          <w:bCs/>
          <w:color w:val="2E74B5" w:themeColor="accent5" w:themeShade="BF"/>
          <w:sz w:val="28"/>
          <w:szCs w:val="28"/>
          <w:rtl/>
        </w:rPr>
      </w:pPr>
    </w:p>
    <w:p w14:paraId="64E05AD7" w14:textId="27D0FC20" w:rsidR="00581EF2" w:rsidRPr="00CC6009" w:rsidRDefault="0077599B"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 </w:t>
      </w:r>
      <w:r w:rsidR="00581EF2" w:rsidRPr="00CC6009">
        <w:rPr>
          <w:rFonts w:asciiTheme="majorBidi" w:hAnsiTheme="majorBidi" w:cstheme="majorBidi"/>
          <w:b/>
          <w:bCs/>
          <w:color w:val="2E74B5" w:themeColor="accent5" w:themeShade="BF"/>
          <w:sz w:val="28"/>
          <w:szCs w:val="28"/>
          <w:rtl/>
        </w:rPr>
        <w:t>جدول عربة</w:t>
      </w:r>
      <w:r w:rsidR="00D01F58" w:rsidRPr="00CC6009">
        <w:rPr>
          <w:rFonts w:asciiTheme="majorBidi" w:hAnsiTheme="majorBidi" w:cstheme="majorBidi"/>
          <w:b/>
          <w:bCs/>
          <w:color w:val="2E74B5" w:themeColor="accent5" w:themeShade="BF"/>
          <w:sz w:val="28"/>
          <w:szCs w:val="28"/>
          <w:rtl/>
        </w:rPr>
        <w:t xml:space="preserve"> تسوق</w:t>
      </w:r>
      <w:r w:rsidR="00581EF2" w:rsidRPr="00CC6009">
        <w:rPr>
          <w:rFonts w:asciiTheme="majorBidi" w:hAnsiTheme="majorBidi" w:cstheme="majorBidi"/>
          <w:b/>
          <w:bCs/>
          <w:color w:val="2E74B5" w:themeColor="accent5" w:themeShade="BF"/>
          <w:sz w:val="28"/>
          <w:szCs w:val="28"/>
          <w:rtl/>
        </w:rPr>
        <w:t xml:space="preserve"> </w:t>
      </w:r>
      <w:r w:rsidR="00581EF2" w:rsidRPr="00CC6009">
        <w:rPr>
          <w:rFonts w:asciiTheme="majorBidi" w:hAnsiTheme="majorBidi" w:cstheme="majorBidi"/>
          <w:b/>
          <w:bCs/>
          <w:color w:val="2E74B5" w:themeColor="accent5" w:themeShade="BF"/>
          <w:sz w:val="28"/>
          <w:szCs w:val="28"/>
        </w:rPr>
        <w:t>(cart)</w:t>
      </w:r>
      <w:r w:rsidR="00581EF2"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554" w:type="dxa"/>
          </w:tcPr>
          <w:p w14:paraId="3F34EE42"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6CA52F9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1820B1D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39535F3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 xml:space="preserve">المنتج </w:t>
            </w:r>
          </w:p>
        </w:tc>
        <w:tc>
          <w:tcPr>
            <w:tcW w:w="2554" w:type="dxa"/>
          </w:tcPr>
          <w:p w14:paraId="3DA2672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product_name</w:t>
            </w:r>
          </w:p>
        </w:tc>
        <w:tc>
          <w:tcPr>
            <w:tcW w:w="1943" w:type="dxa"/>
          </w:tcPr>
          <w:p w14:paraId="1A5B8DBF"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143" w:type="dxa"/>
          </w:tcPr>
          <w:p w14:paraId="45599EA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1A28EE8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678892B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product_price</w:t>
            </w:r>
          </w:p>
        </w:tc>
        <w:tc>
          <w:tcPr>
            <w:tcW w:w="1943" w:type="dxa"/>
          </w:tcPr>
          <w:p w14:paraId="7D72561E"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143" w:type="dxa"/>
          </w:tcPr>
          <w:p w14:paraId="265EA79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850653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حجم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3B0B40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product_size</w:t>
            </w:r>
          </w:p>
        </w:tc>
        <w:tc>
          <w:tcPr>
            <w:tcW w:w="1943" w:type="dxa"/>
          </w:tcPr>
          <w:p w14:paraId="6CF71BED"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varchar(10)</w:t>
            </w:r>
          </w:p>
        </w:tc>
        <w:tc>
          <w:tcPr>
            <w:tcW w:w="1143" w:type="dxa"/>
            <w:vAlign w:val="center"/>
          </w:tcPr>
          <w:p w14:paraId="5EF7337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C7DD9C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7876602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product_color</w:t>
            </w:r>
          </w:p>
        </w:tc>
        <w:tc>
          <w:tcPr>
            <w:tcW w:w="1943" w:type="dxa"/>
          </w:tcPr>
          <w:p w14:paraId="70533AC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w:t>
            </w:r>
          </w:p>
        </w:tc>
        <w:tc>
          <w:tcPr>
            <w:tcW w:w="1143" w:type="dxa"/>
            <w:vAlign w:val="center"/>
          </w:tcPr>
          <w:p w14:paraId="44033F0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B9511A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كمية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244895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product_quantity</w:t>
            </w:r>
          </w:p>
        </w:tc>
        <w:tc>
          <w:tcPr>
            <w:tcW w:w="1943" w:type="dxa"/>
          </w:tcPr>
          <w:p w14:paraId="2A5550EE"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vAlign w:val="center"/>
          </w:tcPr>
          <w:p w14:paraId="260E862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63CD81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13475BD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943" w:type="dxa"/>
          </w:tcPr>
          <w:p w14:paraId="339A66F9"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vAlign w:val="center"/>
          </w:tcPr>
          <w:p w14:paraId="456D369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9D3704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554" w:type="dxa"/>
          </w:tcPr>
          <w:p w14:paraId="77327F4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943" w:type="dxa"/>
          </w:tcPr>
          <w:p w14:paraId="6748E084"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71DA043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3DF964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مسؤول المخزن</w:t>
            </w:r>
          </w:p>
        </w:tc>
        <w:tc>
          <w:tcPr>
            <w:tcW w:w="2554" w:type="dxa"/>
          </w:tcPr>
          <w:p w14:paraId="2190320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943" w:type="dxa"/>
          </w:tcPr>
          <w:p w14:paraId="33DBAF5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0DE2D8C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2A21B6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CC6009" w:rsidRDefault="00581EF2" w:rsidP="00BE5F2D">
            <w:pPr>
              <w:bidi/>
              <w:spacing w:line="360" w:lineRule="auto"/>
              <w:rPr>
                <w:rFonts w:asciiTheme="majorBidi" w:hAnsiTheme="majorBidi" w:cstheme="majorBidi"/>
                <w:sz w:val="28"/>
                <w:szCs w:val="28"/>
              </w:rPr>
            </w:pPr>
            <w:commentRangeStart w:id="39"/>
            <w:r w:rsidRPr="00CC6009">
              <w:rPr>
                <w:rFonts w:asciiTheme="majorBidi" w:hAnsiTheme="majorBidi" w:cstheme="majorBidi"/>
                <w:sz w:val="28"/>
                <w:szCs w:val="28"/>
                <w:rtl/>
              </w:rPr>
              <w:t>مخازن</w:t>
            </w:r>
          </w:p>
        </w:tc>
        <w:tc>
          <w:tcPr>
            <w:tcW w:w="2554" w:type="dxa"/>
          </w:tcPr>
          <w:p w14:paraId="436EA3E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commentRangeEnd w:id="39"/>
            <w:r w:rsidR="00DB0D11">
              <w:rPr>
                <w:rStyle w:val="CommentReference"/>
                <w:rFonts w:eastAsiaTheme="minorEastAsia"/>
                <w:color w:val="auto"/>
                <w:rtl/>
              </w:rPr>
              <w:commentReference w:id="39"/>
            </w:r>
          </w:p>
        </w:tc>
        <w:tc>
          <w:tcPr>
            <w:tcW w:w="1943" w:type="dxa"/>
          </w:tcPr>
          <w:p w14:paraId="069239CC"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32C0040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B674DDF"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bl>
    <w:p w14:paraId="00E3CA15" w14:textId="77777777" w:rsidR="00581EF2" w:rsidRPr="00CC6009" w:rsidRDefault="00581EF2" w:rsidP="00BE5F2D">
      <w:pPr>
        <w:bidi/>
        <w:spacing w:line="360" w:lineRule="auto"/>
        <w:rPr>
          <w:rFonts w:asciiTheme="majorBidi" w:hAnsiTheme="majorBidi" w:cstheme="majorBidi"/>
          <w:sz w:val="28"/>
          <w:szCs w:val="28"/>
          <w:rtl/>
        </w:rPr>
      </w:pPr>
    </w:p>
    <w:p w14:paraId="6EDF66A7" w14:textId="77777777" w:rsidR="00D17FC6" w:rsidRPr="00CC6009" w:rsidRDefault="00D17FC6" w:rsidP="000B63A8">
      <w:pPr>
        <w:bidi/>
        <w:spacing w:line="360" w:lineRule="auto"/>
        <w:rPr>
          <w:rFonts w:asciiTheme="majorBidi" w:hAnsiTheme="majorBidi" w:cstheme="majorBidi"/>
          <w:b/>
          <w:bCs/>
          <w:color w:val="2E74B5" w:themeColor="accent5" w:themeShade="BF"/>
          <w:sz w:val="28"/>
          <w:szCs w:val="28"/>
          <w:rtl/>
        </w:rPr>
      </w:pPr>
    </w:p>
    <w:p w14:paraId="6EEB3DFB" w14:textId="1D555D0C" w:rsidR="000B63A8" w:rsidRPr="00CC6009" w:rsidRDefault="000B63A8" w:rsidP="00D17FC6">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r w:rsidRPr="00CC6009">
        <w:rPr>
          <w:rFonts w:asciiTheme="majorBidi" w:hAnsiTheme="majorBidi" w:cs="Times New Roman"/>
          <w:b/>
          <w:bCs/>
          <w:color w:val="2E74B5" w:themeColor="accent5" w:themeShade="BF"/>
          <w:sz w:val="28"/>
          <w:szCs w:val="28"/>
          <w:rtl/>
        </w:rPr>
        <w:t>رسائل</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(messages)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1FB233EA"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1B5A857" w14:textId="77777777" w:rsidR="000B63A8" w:rsidRPr="00CC6009" w:rsidRDefault="000B63A8"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4107E9A5"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679B4930"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4B53A601"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63145FF5"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2A3FBA73"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27E5FCB"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152DA2AD"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12C6759B"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int(6)</w:t>
            </w:r>
          </w:p>
        </w:tc>
        <w:tc>
          <w:tcPr>
            <w:tcW w:w="1075" w:type="dxa"/>
          </w:tcPr>
          <w:p w14:paraId="629A7BF8"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5B92CFEE"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9630540"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9E09136"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822" w:type="dxa"/>
          </w:tcPr>
          <w:p w14:paraId="672FB0BD" w14:textId="77777777" w:rsidR="000B63A8" w:rsidRPr="00CC6009"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Usernames</w:t>
            </w:r>
          </w:p>
        </w:tc>
        <w:tc>
          <w:tcPr>
            <w:tcW w:w="1885" w:type="dxa"/>
          </w:tcPr>
          <w:p w14:paraId="2B9C209F"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varchar(50)</w:t>
            </w:r>
          </w:p>
        </w:tc>
        <w:tc>
          <w:tcPr>
            <w:tcW w:w="1075" w:type="dxa"/>
          </w:tcPr>
          <w:p w14:paraId="1F9C4510"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9122D5C"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77FD2D78"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6CD587E" w14:textId="77777777" w:rsidR="000B63A8" w:rsidRPr="00CC6009" w:rsidRDefault="000B63A8" w:rsidP="00454571">
            <w:pPr>
              <w:bidi/>
              <w:spacing w:line="360" w:lineRule="auto"/>
              <w:rPr>
                <w:rFonts w:asciiTheme="majorBidi" w:hAnsiTheme="majorBidi" w:cstheme="majorBidi"/>
                <w:sz w:val="28"/>
                <w:szCs w:val="28"/>
              </w:rPr>
            </w:pPr>
            <w:r w:rsidRPr="00CC6009">
              <w:rPr>
                <w:rFonts w:asciiTheme="majorBidi" w:hAnsiTheme="majorBidi" w:cs="Times New Roman"/>
                <w:sz w:val="28"/>
                <w:szCs w:val="28"/>
                <w:rtl/>
              </w:rPr>
              <w:t>بريد</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الكترونى</w:t>
            </w:r>
          </w:p>
        </w:tc>
        <w:tc>
          <w:tcPr>
            <w:tcW w:w="2822" w:type="dxa"/>
          </w:tcPr>
          <w:p w14:paraId="4EC8B75C"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Emails</w:t>
            </w:r>
          </w:p>
        </w:tc>
        <w:tc>
          <w:tcPr>
            <w:tcW w:w="1885" w:type="dxa"/>
          </w:tcPr>
          <w:p w14:paraId="052F193F"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varchar(50)</w:t>
            </w:r>
          </w:p>
        </w:tc>
        <w:tc>
          <w:tcPr>
            <w:tcW w:w="1075" w:type="dxa"/>
          </w:tcPr>
          <w:p w14:paraId="7AE82AAC"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37BA0FCE"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3B1D8E96"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6C65A6A"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رسالة</w:t>
            </w:r>
          </w:p>
        </w:tc>
        <w:tc>
          <w:tcPr>
            <w:tcW w:w="2822" w:type="dxa"/>
          </w:tcPr>
          <w:p w14:paraId="42877E3B" w14:textId="77777777" w:rsidR="000B63A8" w:rsidRPr="00CC6009"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message</w:t>
            </w:r>
          </w:p>
        </w:tc>
        <w:tc>
          <w:tcPr>
            <w:tcW w:w="1885" w:type="dxa"/>
          </w:tcPr>
          <w:p w14:paraId="63028296"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72589692"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B955653"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00C98388" w14:textId="77777777" w:rsidR="004E43D1" w:rsidRDefault="004E43D1" w:rsidP="00BE5F2D">
      <w:pPr>
        <w:bidi/>
        <w:spacing w:line="360" w:lineRule="auto"/>
        <w:rPr>
          <w:rFonts w:asciiTheme="majorBidi" w:hAnsiTheme="majorBidi" w:cstheme="majorBidi"/>
          <w:b/>
          <w:bCs/>
          <w:color w:val="2E74B5" w:themeColor="accent5" w:themeShade="BF"/>
          <w:sz w:val="28"/>
          <w:szCs w:val="28"/>
          <w:rtl/>
        </w:rPr>
      </w:pPr>
    </w:p>
    <w:p w14:paraId="024775B0"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1E2EBA92"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1098CC6E"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01004F97" w14:textId="01B8260F" w:rsidR="00581EF2" w:rsidRPr="00CC6009" w:rsidRDefault="00581EF2" w:rsidP="004E43D1">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تفاصيل محتوي الرجال </w:t>
      </w:r>
      <w:r w:rsidRPr="00CC6009">
        <w:rPr>
          <w:rFonts w:asciiTheme="majorBidi" w:hAnsiTheme="majorBidi" w:cstheme="majorBidi"/>
          <w:b/>
          <w:bCs/>
          <w:color w:val="2E74B5" w:themeColor="accent5" w:themeShade="BF"/>
          <w:sz w:val="28"/>
          <w:szCs w:val="28"/>
        </w:rPr>
        <w:t>(card_mans)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860"/>
        <w:gridCol w:w="1883"/>
        <w:gridCol w:w="1071"/>
        <w:gridCol w:w="1996"/>
      </w:tblGrid>
      <w:tr w:rsidR="00581EF2" w:rsidRPr="00CC6009" w14:paraId="5AFCB8CA" w14:textId="77777777" w:rsidTr="00AC6448">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7C5C19A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E32981" w:rsidRDefault="00581EF2" w:rsidP="00BE5F2D">
            <w:pPr>
              <w:bidi/>
              <w:spacing w:line="360" w:lineRule="auto"/>
              <w:rPr>
                <w:rFonts w:asciiTheme="majorBidi" w:hAnsiTheme="majorBidi" w:cstheme="majorBidi"/>
                <w:color w:val="FF0000"/>
                <w:sz w:val="28"/>
                <w:szCs w:val="28"/>
                <w:rtl/>
                <w:rPrChange w:id="40" w:author="Adnan Sherif [2]" w:date="2024-08-26T19:46:00Z">
                  <w:rPr>
                    <w:rFonts w:asciiTheme="majorBidi" w:hAnsiTheme="majorBidi" w:cstheme="majorBidi"/>
                    <w:sz w:val="28"/>
                    <w:szCs w:val="28"/>
                    <w:rtl/>
                  </w:rPr>
                </w:rPrChange>
              </w:rPr>
            </w:pPr>
            <w:r w:rsidRPr="00E32981">
              <w:rPr>
                <w:rFonts w:asciiTheme="majorBidi" w:hAnsiTheme="majorBidi" w:cstheme="majorBidi"/>
                <w:color w:val="FF0000"/>
                <w:sz w:val="28"/>
                <w:szCs w:val="28"/>
                <w:rtl/>
                <w:rPrChange w:id="41" w:author="Adnan Sherif [2]" w:date="2024-08-26T19:46:00Z">
                  <w:rPr>
                    <w:rFonts w:asciiTheme="majorBidi" w:hAnsiTheme="majorBidi" w:cstheme="majorBidi"/>
                    <w:sz w:val="28"/>
                    <w:szCs w:val="28"/>
                    <w:rtl/>
                  </w:rPr>
                </w:rPrChange>
              </w:rPr>
              <w:t>رقم المستخدم</w:t>
            </w:r>
          </w:p>
        </w:tc>
        <w:tc>
          <w:tcPr>
            <w:tcW w:w="2822" w:type="dxa"/>
          </w:tcPr>
          <w:p w14:paraId="2C089E1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61A63B5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13E4D2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0E23540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0C9EDCA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E32981" w:rsidRDefault="00581EF2" w:rsidP="00BE5F2D">
            <w:pPr>
              <w:bidi/>
              <w:spacing w:line="360" w:lineRule="auto"/>
              <w:rPr>
                <w:rFonts w:asciiTheme="majorBidi" w:hAnsiTheme="majorBidi" w:cstheme="majorBidi"/>
                <w:color w:val="FF0000"/>
                <w:sz w:val="28"/>
                <w:szCs w:val="28"/>
                <w:rtl/>
                <w:rPrChange w:id="42" w:author="Adnan Sherif [2]" w:date="2024-08-26T19:46:00Z">
                  <w:rPr>
                    <w:rFonts w:asciiTheme="majorBidi" w:hAnsiTheme="majorBidi" w:cstheme="majorBidi"/>
                    <w:sz w:val="28"/>
                    <w:szCs w:val="28"/>
                    <w:rtl/>
                  </w:rPr>
                </w:rPrChange>
              </w:rPr>
            </w:pPr>
            <w:r w:rsidRPr="00E32981">
              <w:rPr>
                <w:rFonts w:asciiTheme="majorBidi" w:hAnsiTheme="majorBidi" w:cstheme="majorBidi"/>
                <w:color w:val="FF0000"/>
                <w:sz w:val="28"/>
                <w:szCs w:val="28"/>
                <w:rtl/>
                <w:rPrChange w:id="43" w:author="Adnan Sherif [2]" w:date="2024-08-26T19:46:00Z">
                  <w:rPr>
                    <w:rFonts w:asciiTheme="majorBidi" w:hAnsiTheme="majorBidi" w:cstheme="majorBidi"/>
                    <w:sz w:val="28"/>
                    <w:szCs w:val="28"/>
                    <w:rtl/>
                  </w:rPr>
                </w:rPrChange>
              </w:rPr>
              <w:t>رقم المستخدم</w:t>
            </w:r>
          </w:p>
        </w:tc>
        <w:tc>
          <w:tcPr>
            <w:tcW w:w="2822" w:type="dxa"/>
          </w:tcPr>
          <w:p w14:paraId="4D9CEC28"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85" w:type="dxa"/>
          </w:tcPr>
          <w:p w14:paraId="181C89B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19DCA48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0A171F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44DB2D7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822" w:type="dxa"/>
          </w:tcPr>
          <w:p w14:paraId="7B9FF83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85" w:type="dxa"/>
          </w:tcPr>
          <w:p w14:paraId="43031F9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69DFBF3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7B6A4C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33F6153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822" w:type="dxa"/>
          </w:tcPr>
          <w:p w14:paraId="59219E66"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85" w:type="dxa"/>
          </w:tcPr>
          <w:p w14:paraId="79C684E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4FE631B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D0E2D8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CED78C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822" w:type="dxa"/>
          </w:tcPr>
          <w:p w14:paraId="1D77532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85" w:type="dxa"/>
          </w:tcPr>
          <w:p w14:paraId="05BE85C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791FA02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D50B9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6AB96F3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822" w:type="dxa"/>
          </w:tcPr>
          <w:p w14:paraId="136D1C2D"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85" w:type="dxa"/>
          </w:tcPr>
          <w:p w14:paraId="5BDE9A4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05D25F6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72A2CDA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A2CAF0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822" w:type="dxa"/>
          </w:tcPr>
          <w:p w14:paraId="74019C9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85" w:type="dxa"/>
          </w:tcPr>
          <w:p w14:paraId="7CE2047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05D2CD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032694F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875D596"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822" w:type="dxa"/>
          </w:tcPr>
          <w:p w14:paraId="7986596E"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85" w:type="dxa"/>
          </w:tcPr>
          <w:p w14:paraId="3221CB6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5584B40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EFBAF0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ABDB12C"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822" w:type="dxa"/>
          </w:tcPr>
          <w:p w14:paraId="3750FFD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85" w:type="dxa"/>
          </w:tcPr>
          <w:p w14:paraId="39734F44"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17B4C91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13" w:type="dxa"/>
          </w:tcPr>
          <w:p w14:paraId="0D92FB4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38D87D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822" w:type="dxa"/>
          </w:tcPr>
          <w:p w14:paraId="2EC7890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85" w:type="dxa"/>
          </w:tcPr>
          <w:p w14:paraId="37DFC248"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75" w:type="dxa"/>
          </w:tcPr>
          <w:p w14:paraId="1E2D129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422FA4F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5138588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822" w:type="dxa"/>
          </w:tcPr>
          <w:p w14:paraId="221B84C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85" w:type="dxa"/>
          </w:tcPr>
          <w:p w14:paraId="14C2444E"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7BC30EA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0516A80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3E2B0B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22" w:type="dxa"/>
          </w:tcPr>
          <w:p w14:paraId="6288CC7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85" w:type="dxa"/>
          </w:tcPr>
          <w:p w14:paraId="3519DE0F"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3C68A89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161852B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6E17853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822" w:type="dxa"/>
          </w:tcPr>
          <w:p w14:paraId="3CB0574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85" w:type="dxa"/>
          </w:tcPr>
          <w:p w14:paraId="541233DC"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595C67A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490208C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175EA7C3" w14:textId="77777777" w:rsidR="00581EF2" w:rsidRPr="00CC6009" w:rsidRDefault="00581EF2" w:rsidP="00BE5F2D">
      <w:pPr>
        <w:bidi/>
        <w:spacing w:line="360" w:lineRule="auto"/>
        <w:rPr>
          <w:rFonts w:asciiTheme="majorBidi" w:hAnsiTheme="majorBidi" w:cstheme="majorBidi"/>
          <w:color w:val="2E74B5" w:themeColor="accent5" w:themeShade="BF"/>
          <w:sz w:val="28"/>
          <w:szCs w:val="28"/>
          <w:lang w:bidi="ar-LY"/>
        </w:rPr>
      </w:pPr>
    </w:p>
    <w:p w14:paraId="1F31F2DC" w14:textId="77777777" w:rsidR="000C7E34" w:rsidRPr="00CC6009" w:rsidRDefault="000C7E34" w:rsidP="00BE5F2D">
      <w:pPr>
        <w:spacing w:line="360" w:lineRule="auto"/>
        <w:rPr>
          <w:rFonts w:asciiTheme="majorBidi" w:hAnsiTheme="majorBidi" w:cstheme="majorBidi"/>
          <w:color w:val="2E74B5" w:themeColor="accent5" w:themeShade="BF"/>
          <w:sz w:val="28"/>
          <w:szCs w:val="28"/>
          <w:lang w:bidi="ar-LY"/>
        </w:rPr>
      </w:pPr>
    </w:p>
    <w:p w14:paraId="07830FAF"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لوحة التحكم </w:t>
      </w:r>
      <w:r w:rsidRPr="00CC6009">
        <w:rPr>
          <w:rFonts w:asciiTheme="majorBidi" w:hAnsiTheme="majorBidi" w:cstheme="majorBidi"/>
          <w:b/>
          <w:bCs/>
          <w:color w:val="2E74B5" w:themeColor="accent5" w:themeShade="BF"/>
          <w:sz w:val="28"/>
          <w:szCs w:val="28"/>
        </w:rPr>
        <w:t>(dashboard)</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50CF983A"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9FD6CB6" w14:textId="77777777" w:rsidR="000B63A8" w:rsidRPr="00CC6009" w:rsidRDefault="000B63A8"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1A406E8B"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34DD779B"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2F42361F"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1A2321AD"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6E88CAFF"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70FD39E"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4536397A"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4C47D86F"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7B46EF5D"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6B59C934"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7A3EEA5C"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0E08343"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الزوار</w:t>
            </w:r>
          </w:p>
        </w:tc>
        <w:tc>
          <w:tcPr>
            <w:tcW w:w="2822" w:type="dxa"/>
          </w:tcPr>
          <w:p w14:paraId="1018671A" w14:textId="77777777" w:rsidR="000B63A8" w:rsidRPr="00CC6009"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Visitors</w:t>
            </w:r>
          </w:p>
        </w:tc>
        <w:tc>
          <w:tcPr>
            <w:tcW w:w="1885" w:type="dxa"/>
          </w:tcPr>
          <w:p w14:paraId="1338080C"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67995F4B"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01E99D29"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28AC6AB6"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AB1BBAA" w14:textId="77777777" w:rsidR="000B63A8" w:rsidRPr="00CC6009" w:rsidRDefault="000B63A8"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مستخدم</w:t>
            </w:r>
          </w:p>
        </w:tc>
        <w:tc>
          <w:tcPr>
            <w:tcW w:w="2822" w:type="dxa"/>
          </w:tcPr>
          <w:p w14:paraId="6F795D6B"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w:t>
            </w:r>
          </w:p>
        </w:tc>
        <w:tc>
          <w:tcPr>
            <w:tcW w:w="1885" w:type="dxa"/>
          </w:tcPr>
          <w:p w14:paraId="1E01CAF5"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5D3E0DC"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C66392D"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060CDC49" w14:textId="77777777" w:rsidR="00D3285A" w:rsidRDefault="00D3285A" w:rsidP="00D3285A">
      <w:pPr>
        <w:bidi/>
        <w:spacing w:line="360" w:lineRule="auto"/>
        <w:rPr>
          <w:rFonts w:asciiTheme="majorBidi" w:hAnsiTheme="majorBidi" w:cstheme="majorBidi"/>
          <w:b/>
          <w:bCs/>
          <w:color w:val="2E74B5" w:themeColor="accent5" w:themeShade="BF"/>
          <w:sz w:val="28"/>
          <w:szCs w:val="28"/>
          <w:rtl/>
        </w:rPr>
      </w:pPr>
    </w:p>
    <w:p w14:paraId="553E952D" w14:textId="77777777" w:rsidR="004E43D1" w:rsidRPr="00CC6009" w:rsidRDefault="004E43D1" w:rsidP="004E43D1">
      <w:pPr>
        <w:bidi/>
        <w:spacing w:line="360" w:lineRule="auto"/>
        <w:rPr>
          <w:rFonts w:asciiTheme="majorBidi" w:hAnsiTheme="majorBidi" w:cstheme="majorBidi"/>
          <w:b/>
          <w:bCs/>
          <w:color w:val="2E74B5" w:themeColor="accent5" w:themeShade="BF"/>
          <w:sz w:val="28"/>
          <w:szCs w:val="28"/>
          <w:rtl/>
        </w:rPr>
      </w:pPr>
    </w:p>
    <w:p w14:paraId="368F1E6F" w14:textId="01194153" w:rsidR="00581EF2" w:rsidRPr="00CC6009" w:rsidRDefault="0077599B" w:rsidP="00267060">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تفاصيل محتوي </w:t>
      </w:r>
      <w:r w:rsidR="00581EF2" w:rsidRPr="00CC6009">
        <w:rPr>
          <w:rFonts w:asciiTheme="majorBidi" w:hAnsiTheme="majorBidi" w:cstheme="majorBidi"/>
          <w:b/>
          <w:bCs/>
          <w:color w:val="2E74B5" w:themeColor="accent5" w:themeShade="BF"/>
          <w:sz w:val="28"/>
          <w:szCs w:val="28"/>
          <w:rtl/>
        </w:rPr>
        <w:t xml:space="preserve">المرأة </w:t>
      </w:r>
      <w:r w:rsidR="00581EF2" w:rsidRPr="00CC6009">
        <w:rPr>
          <w:rFonts w:asciiTheme="majorBidi" w:hAnsiTheme="majorBidi" w:cstheme="majorBidi"/>
          <w:b/>
          <w:bCs/>
          <w:color w:val="2E74B5" w:themeColor="accent5" w:themeShade="BF"/>
          <w:sz w:val="28"/>
          <w:szCs w:val="28"/>
        </w:rPr>
        <w:t>(card_womens)</w:t>
      </w:r>
      <w:r w:rsidR="00581EF2"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60"/>
        <w:gridCol w:w="1884"/>
        <w:gridCol w:w="1067"/>
        <w:gridCol w:w="1994"/>
      </w:tblGrid>
      <w:tr w:rsidR="00581EF2" w:rsidRPr="00CC6009" w14:paraId="52AF6E6E" w14:textId="77777777" w:rsidTr="00AC6448">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7AAB5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4FCC9B82"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93" w:type="dxa"/>
          </w:tcPr>
          <w:p w14:paraId="7776AD5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84" w:type="dxa"/>
          </w:tcPr>
          <w:p w14:paraId="1EE561D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64" w:type="dxa"/>
          </w:tcPr>
          <w:p w14:paraId="60E635D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228C524"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035D5DA0"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93" w:type="dxa"/>
          </w:tcPr>
          <w:p w14:paraId="2FDD7FA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5F7793F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9746A9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3CC39CA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701" w:type="dxa"/>
          </w:tcPr>
          <w:p w14:paraId="3F7D7941"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93" w:type="dxa"/>
          </w:tcPr>
          <w:p w14:paraId="4BA18FF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101D353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4B8EB50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6040AABA"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701" w:type="dxa"/>
          </w:tcPr>
          <w:p w14:paraId="30CF2C75"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93" w:type="dxa"/>
          </w:tcPr>
          <w:p w14:paraId="16E9438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DD015F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2E6831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35FF9B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701" w:type="dxa"/>
          </w:tcPr>
          <w:p w14:paraId="2D7F72F9"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93" w:type="dxa"/>
          </w:tcPr>
          <w:p w14:paraId="0D6A7FD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49B73C9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159C2C6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4A17AFDE"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701" w:type="dxa"/>
          </w:tcPr>
          <w:p w14:paraId="7089B5E7"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93" w:type="dxa"/>
          </w:tcPr>
          <w:p w14:paraId="6E14598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1DBA63A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128D197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4CAF42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701" w:type="dxa"/>
          </w:tcPr>
          <w:p w14:paraId="0F7B7EED"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93" w:type="dxa"/>
          </w:tcPr>
          <w:p w14:paraId="0FC10E1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7C45259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3C12C3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29ACD5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701" w:type="dxa"/>
          </w:tcPr>
          <w:p w14:paraId="00509368"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93" w:type="dxa"/>
          </w:tcPr>
          <w:p w14:paraId="2E33ADC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F9EC9E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59B512B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0C7CA5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701" w:type="dxa"/>
          </w:tcPr>
          <w:p w14:paraId="4B90212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93" w:type="dxa"/>
          </w:tcPr>
          <w:p w14:paraId="7353A070"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6A3EE46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64" w:type="dxa"/>
          </w:tcPr>
          <w:p w14:paraId="09CCCC5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7CA96CD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701" w:type="dxa"/>
          </w:tcPr>
          <w:p w14:paraId="117E02E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93" w:type="dxa"/>
          </w:tcPr>
          <w:p w14:paraId="2A422911"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84" w:type="dxa"/>
          </w:tcPr>
          <w:p w14:paraId="472E402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545FDCE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0BDA00A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701" w:type="dxa"/>
          </w:tcPr>
          <w:p w14:paraId="5EB42C8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93" w:type="dxa"/>
          </w:tcPr>
          <w:p w14:paraId="411D5225"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1CE52F2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1F4DEF1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716075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701" w:type="dxa"/>
          </w:tcPr>
          <w:p w14:paraId="2D3431B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93" w:type="dxa"/>
          </w:tcPr>
          <w:p w14:paraId="466514D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2EDDA5F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0834EC7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56FF857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701" w:type="dxa"/>
          </w:tcPr>
          <w:p w14:paraId="7EDE555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93" w:type="dxa"/>
          </w:tcPr>
          <w:p w14:paraId="327D5E20"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0E90B1F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600911D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7CD57857" w14:textId="77777777" w:rsidR="00581EF2" w:rsidRPr="00CC6009" w:rsidRDefault="00581EF2" w:rsidP="00BE5F2D">
      <w:pPr>
        <w:bidi/>
        <w:spacing w:line="360" w:lineRule="auto"/>
        <w:rPr>
          <w:rFonts w:asciiTheme="majorBidi" w:hAnsiTheme="majorBidi" w:cstheme="majorBidi"/>
          <w:color w:val="2E74B5" w:themeColor="accent5" w:themeShade="BF"/>
          <w:sz w:val="28"/>
          <w:szCs w:val="28"/>
          <w:rtl/>
          <w:lang w:bidi="ar-LY"/>
        </w:rPr>
      </w:pPr>
    </w:p>
    <w:p w14:paraId="723F3E33"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295CAF06"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6E48DDBB"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54CE8860" w14:textId="3B0917C0" w:rsidR="00267060" w:rsidRPr="00CC6009" w:rsidRDefault="00267060" w:rsidP="00267060">
      <w:pPr>
        <w:bidi/>
        <w:spacing w:line="360" w:lineRule="auto"/>
        <w:rPr>
          <w:rFonts w:asciiTheme="majorBidi" w:hAnsiTheme="majorBidi" w:cstheme="majorBidi"/>
          <w:color w:val="2E74B5" w:themeColor="accent5" w:themeShade="BF"/>
          <w:sz w:val="28"/>
          <w:szCs w:val="28"/>
          <w:lang w:bidi="ar-LY"/>
        </w:rPr>
      </w:pPr>
    </w:p>
    <w:p w14:paraId="66E0E622" w14:textId="77777777" w:rsidR="00D3285A" w:rsidRPr="00CC6009" w:rsidRDefault="00D3285A" w:rsidP="00D3285A">
      <w:pPr>
        <w:bidi/>
        <w:spacing w:line="360" w:lineRule="auto"/>
        <w:rPr>
          <w:rFonts w:asciiTheme="majorBidi" w:hAnsiTheme="majorBidi" w:cstheme="majorBidi"/>
          <w:color w:val="2E74B5" w:themeColor="accent5" w:themeShade="BF"/>
          <w:sz w:val="28"/>
          <w:szCs w:val="28"/>
          <w:rtl/>
          <w:lang w:bidi="ar-LY"/>
        </w:rPr>
      </w:pPr>
    </w:p>
    <w:p w14:paraId="08FB8158"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7458A8E5" w14:textId="77777777" w:rsidR="00581EF2" w:rsidRDefault="00581EF2" w:rsidP="00BE5F2D">
      <w:pPr>
        <w:bidi/>
        <w:spacing w:line="360" w:lineRule="auto"/>
        <w:rPr>
          <w:rFonts w:asciiTheme="majorBidi" w:hAnsiTheme="majorBidi" w:cstheme="majorBidi"/>
          <w:b/>
          <w:bCs/>
          <w:color w:val="2E74B5" w:themeColor="accent5" w:themeShade="BF"/>
          <w:sz w:val="28"/>
          <w:szCs w:val="28"/>
          <w:rtl/>
          <w:lang w:bidi="ar-LY"/>
        </w:rPr>
      </w:pPr>
    </w:p>
    <w:p w14:paraId="26A9DAD4" w14:textId="77777777" w:rsidR="004E43D1" w:rsidRPr="00CC6009" w:rsidRDefault="004E43D1" w:rsidP="004E43D1">
      <w:pPr>
        <w:bidi/>
        <w:spacing w:line="360" w:lineRule="auto"/>
        <w:rPr>
          <w:rFonts w:asciiTheme="majorBidi" w:hAnsiTheme="majorBidi" w:cstheme="majorBidi"/>
          <w:b/>
          <w:bCs/>
          <w:color w:val="2E74B5" w:themeColor="accent5" w:themeShade="BF"/>
          <w:sz w:val="28"/>
          <w:szCs w:val="28"/>
          <w:rtl/>
          <w:lang w:bidi="ar-LY"/>
        </w:rPr>
      </w:pPr>
    </w:p>
    <w:p w14:paraId="7C14F4EB" w14:textId="662F6695" w:rsidR="0077599B" w:rsidRPr="00CC6009" w:rsidRDefault="0077599B" w:rsidP="00BE5F2D">
      <w:pPr>
        <w:bidi/>
        <w:spacing w:after="0" w:line="360" w:lineRule="auto"/>
        <w:rPr>
          <w:rFonts w:asciiTheme="majorBidi" w:hAnsiTheme="majorBidi" w:cstheme="majorBidi"/>
          <w:b/>
          <w:bCs/>
          <w:color w:val="2E74B5" w:themeColor="accent5" w:themeShade="BF"/>
          <w:sz w:val="28"/>
          <w:szCs w:val="28"/>
          <w:rtl/>
        </w:rPr>
      </w:pPr>
      <w:bookmarkStart w:id="44" w:name="_Hlk174210374"/>
      <w:bookmarkStart w:id="45" w:name="_Hlk174209871"/>
      <w:r w:rsidRPr="00CC6009">
        <w:rPr>
          <w:rFonts w:asciiTheme="majorBidi" w:hAnsiTheme="majorBidi" w:cstheme="majorBidi"/>
          <w:b/>
          <w:bCs/>
          <w:color w:val="2E74B5" w:themeColor="accent5" w:themeShade="BF"/>
          <w:sz w:val="28"/>
          <w:szCs w:val="28"/>
          <w:rtl/>
        </w:rPr>
        <w:t xml:space="preserve">تفاصيل محتوي اطفال </w:t>
      </w:r>
      <w:r w:rsidRPr="00CC6009">
        <w:rPr>
          <w:rFonts w:asciiTheme="majorBidi" w:hAnsiTheme="majorBidi" w:cstheme="majorBidi"/>
          <w:b/>
          <w:bCs/>
          <w:color w:val="2E74B5" w:themeColor="accent5" w:themeShade="BF"/>
          <w:sz w:val="28"/>
          <w:szCs w:val="28"/>
        </w:rPr>
        <w:t>(card_kids)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60"/>
        <w:gridCol w:w="1884"/>
        <w:gridCol w:w="1067"/>
        <w:gridCol w:w="1994"/>
      </w:tblGrid>
      <w:tr w:rsidR="0077599B" w:rsidRPr="00CC6009" w14:paraId="4C00816B"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CC6009" w:rsidRDefault="0077599B"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599B" w:rsidRPr="00CC6009" w14:paraId="639A255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09AAA11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93" w:type="dxa"/>
          </w:tcPr>
          <w:p w14:paraId="71F3D1B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84" w:type="dxa"/>
          </w:tcPr>
          <w:p w14:paraId="31C04C51"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64" w:type="dxa"/>
          </w:tcPr>
          <w:p w14:paraId="393C912C"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08DE322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6AF38407"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93" w:type="dxa"/>
          </w:tcPr>
          <w:p w14:paraId="1B1CEF5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0178F23"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62DB0F13"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B59B17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701" w:type="dxa"/>
          </w:tcPr>
          <w:p w14:paraId="2E881EE8"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93" w:type="dxa"/>
          </w:tcPr>
          <w:p w14:paraId="371669F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71EC3811"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E2FD06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3B7E7DE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701" w:type="dxa"/>
          </w:tcPr>
          <w:p w14:paraId="5EE3D35B"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93" w:type="dxa"/>
          </w:tcPr>
          <w:p w14:paraId="6530295E"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3AFD6C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BCFBC7B"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164C0AE4"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701" w:type="dxa"/>
          </w:tcPr>
          <w:p w14:paraId="56C72D1A"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93" w:type="dxa"/>
          </w:tcPr>
          <w:p w14:paraId="321A350F"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3272488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6555593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7675DF5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701" w:type="dxa"/>
          </w:tcPr>
          <w:p w14:paraId="0D5C68AA"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93" w:type="dxa"/>
          </w:tcPr>
          <w:p w14:paraId="2D27F2D6"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709BD49B"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2538287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66BE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701" w:type="dxa"/>
          </w:tcPr>
          <w:p w14:paraId="4FB81A6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93" w:type="dxa"/>
          </w:tcPr>
          <w:p w14:paraId="64DB065D"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190092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4DBC288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E0E8CB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701" w:type="dxa"/>
          </w:tcPr>
          <w:p w14:paraId="6683B4AA"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93" w:type="dxa"/>
          </w:tcPr>
          <w:p w14:paraId="65B6DC3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332BDB04"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347DED8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7ED776C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701" w:type="dxa"/>
          </w:tcPr>
          <w:p w14:paraId="24AC16E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93" w:type="dxa"/>
          </w:tcPr>
          <w:p w14:paraId="78F751CA"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309A33A"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64" w:type="dxa"/>
          </w:tcPr>
          <w:p w14:paraId="63C7B0D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2054D16C"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701" w:type="dxa"/>
          </w:tcPr>
          <w:p w14:paraId="27A59EF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93" w:type="dxa"/>
          </w:tcPr>
          <w:p w14:paraId="17D16CAA" w14:textId="77777777" w:rsidR="0077599B" w:rsidRPr="00CC6009" w:rsidRDefault="0077599B"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84" w:type="dxa"/>
          </w:tcPr>
          <w:p w14:paraId="584268E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06C074F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74540BE9"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701" w:type="dxa"/>
          </w:tcPr>
          <w:p w14:paraId="31DFFF35"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93" w:type="dxa"/>
          </w:tcPr>
          <w:p w14:paraId="794E65FF"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4FABEE5B"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11E409AE"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1BD6444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701" w:type="dxa"/>
          </w:tcPr>
          <w:p w14:paraId="2B95E7C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93" w:type="dxa"/>
          </w:tcPr>
          <w:p w14:paraId="30EAC685" w14:textId="77777777" w:rsidR="0077599B" w:rsidRPr="00CC6009" w:rsidRDefault="0077599B"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39CE9962"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45DF1FD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77599B" w:rsidRPr="00CC6009" w14:paraId="534C61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701" w:type="dxa"/>
          </w:tcPr>
          <w:p w14:paraId="251E0FA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93" w:type="dxa"/>
          </w:tcPr>
          <w:p w14:paraId="0D4B9BF7"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28AB16D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4698143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bookmarkEnd w:id="44"/>
    </w:tbl>
    <w:p w14:paraId="5CE22FD1" w14:textId="532F0BE7" w:rsidR="00A1630E" w:rsidRPr="00CC6009" w:rsidRDefault="004868B5"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255EE8C1" w14:textId="008858F2" w:rsidR="0077599B" w:rsidRPr="00CC6009" w:rsidRDefault="0077599B" w:rsidP="00BE5F2D">
      <w:pPr>
        <w:bidi/>
        <w:spacing w:line="360" w:lineRule="auto"/>
        <w:rPr>
          <w:rFonts w:asciiTheme="majorBidi" w:hAnsiTheme="majorBidi" w:cstheme="majorBidi"/>
          <w:b/>
          <w:bCs/>
          <w:color w:val="2E74B5" w:themeColor="accent5" w:themeShade="BF"/>
          <w:sz w:val="28"/>
          <w:szCs w:val="28"/>
          <w:rtl/>
        </w:rPr>
      </w:pPr>
      <w:bookmarkStart w:id="46" w:name="_Hlk174209895"/>
      <w:bookmarkEnd w:id="45"/>
      <w:r w:rsidRPr="00CC6009">
        <w:rPr>
          <w:rFonts w:asciiTheme="majorBidi" w:hAnsiTheme="majorBidi" w:cstheme="majorBidi"/>
          <w:b/>
          <w:bCs/>
          <w:color w:val="2E74B5" w:themeColor="accent5" w:themeShade="BF"/>
          <w:sz w:val="28"/>
          <w:szCs w:val="28"/>
          <w:rtl/>
        </w:rPr>
        <w:t xml:space="preserve">إذن المستخدم </w:t>
      </w:r>
      <w:r w:rsidRPr="00CC6009">
        <w:rPr>
          <w:rFonts w:asciiTheme="majorBidi" w:hAnsiTheme="majorBidi" w:cstheme="majorBidi"/>
          <w:b/>
          <w:bCs/>
          <w:color w:val="2E74B5" w:themeColor="accent5" w:themeShade="BF"/>
          <w:sz w:val="28"/>
          <w:szCs w:val="28"/>
        </w:rPr>
        <w:t>(user_permission)</w:t>
      </w:r>
      <w:r w:rsidRPr="00CC6009">
        <w:rPr>
          <w:rFonts w:asciiTheme="majorBidi" w:hAnsiTheme="majorBidi" w:cstheme="majorBidi"/>
          <w:b/>
          <w:bCs/>
          <w:color w:val="2E74B5" w:themeColor="accent5" w:themeShade="BF"/>
          <w:sz w:val="28"/>
          <w:szCs w:val="28"/>
          <w:rtl/>
        </w:rPr>
        <w:t xml:space="preserve"> </w:t>
      </w:r>
      <w:bookmarkEnd w:id="46"/>
      <w:r w:rsidRPr="00CC6009">
        <w:rPr>
          <w:rFonts w:asciiTheme="majorBidi" w:hAnsiTheme="majorBidi" w:cstheme="majorBidi"/>
          <w:b/>
          <w:bCs/>
          <w:color w:val="2E74B5" w:themeColor="accent5" w:themeShade="BF"/>
          <w:sz w:val="28"/>
          <w:szCs w:val="28"/>
          <w:rtl/>
        </w:rPr>
        <w:t>:</w:t>
      </w:r>
    </w:p>
    <w:tbl>
      <w:tblPr>
        <w:tblStyle w:val="ColorfulList-Accent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CC6009"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CC6009" w:rsidRDefault="0077599B"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978" w:type="dxa"/>
            <w:shd w:val="clear" w:color="auto" w:fill="2E74B5" w:themeFill="accent5" w:themeFillShade="BF"/>
            <w:vAlign w:val="center"/>
          </w:tcPr>
          <w:p w14:paraId="289412ED"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31" w:type="dxa"/>
            <w:shd w:val="clear" w:color="auto" w:fill="2E74B5" w:themeFill="accent5" w:themeFillShade="BF"/>
            <w:vAlign w:val="center"/>
          </w:tcPr>
          <w:p w14:paraId="53A6C877"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04" w:type="dxa"/>
            <w:shd w:val="clear" w:color="auto" w:fill="2E74B5" w:themeFill="accent5" w:themeFillShade="BF"/>
            <w:vAlign w:val="center"/>
          </w:tcPr>
          <w:p w14:paraId="40656A2D"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993" w:type="dxa"/>
            <w:shd w:val="clear" w:color="auto" w:fill="2E74B5" w:themeFill="accent5" w:themeFillShade="BF"/>
            <w:vAlign w:val="center"/>
          </w:tcPr>
          <w:p w14:paraId="0DA71E3C"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599B" w:rsidRPr="00CC6009"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978" w:type="dxa"/>
          </w:tcPr>
          <w:p w14:paraId="2E8F297D"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931" w:type="dxa"/>
          </w:tcPr>
          <w:p w14:paraId="45376DD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04" w:type="dxa"/>
          </w:tcPr>
          <w:p w14:paraId="7A7C906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17BC1F4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بريد الكترونى</w:t>
            </w:r>
          </w:p>
        </w:tc>
        <w:tc>
          <w:tcPr>
            <w:tcW w:w="2978" w:type="dxa"/>
          </w:tcPr>
          <w:p w14:paraId="02F629AE"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w:t>
            </w:r>
          </w:p>
        </w:tc>
        <w:tc>
          <w:tcPr>
            <w:tcW w:w="1931" w:type="dxa"/>
          </w:tcPr>
          <w:p w14:paraId="38A9AF0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60ADAAC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017DFE26"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978" w:type="dxa"/>
          </w:tcPr>
          <w:p w14:paraId="7CA32371"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31" w:type="dxa"/>
          </w:tcPr>
          <w:p w14:paraId="1993A5E2"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504F7E15"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14A4C13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باضافة</w:t>
            </w:r>
          </w:p>
        </w:tc>
        <w:tc>
          <w:tcPr>
            <w:tcW w:w="2978" w:type="dxa"/>
          </w:tcPr>
          <w:p w14:paraId="1D94FB63"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Adding_Permission</w:t>
            </w:r>
          </w:p>
        </w:tc>
        <w:tc>
          <w:tcPr>
            <w:tcW w:w="1931" w:type="dxa"/>
          </w:tcPr>
          <w:p w14:paraId="777CD9A1"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0BB5FF6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6015083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بحذف</w:t>
            </w:r>
          </w:p>
        </w:tc>
        <w:tc>
          <w:tcPr>
            <w:tcW w:w="2978" w:type="dxa"/>
          </w:tcPr>
          <w:p w14:paraId="6D55C95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Delete_Permission</w:t>
            </w:r>
          </w:p>
        </w:tc>
        <w:tc>
          <w:tcPr>
            <w:tcW w:w="1931" w:type="dxa"/>
          </w:tcPr>
          <w:p w14:paraId="0F1B371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221CAD9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413C63F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بتعديل</w:t>
            </w:r>
          </w:p>
        </w:tc>
        <w:tc>
          <w:tcPr>
            <w:tcW w:w="2978" w:type="dxa"/>
          </w:tcPr>
          <w:p w14:paraId="5D23EA13"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Edit_Permission</w:t>
            </w:r>
          </w:p>
        </w:tc>
        <w:tc>
          <w:tcPr>
            <w:tcW w:w="1931" w:type="dxa"/>
          </w:tcPr>
          <w:p w14:paraId="45D7D02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0359BF5E"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250F200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إذن بعرض </w:t>
            </w:r>
          </w:p>
        </w:tc>
        <w:tc>
          <w:tcPr>
            <w:tcW w:w="2978" w:type="dxa"/>
          </w:tcPr>
          <w:p w14:paraId="082178AA"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View_Permission</w:t>
            </w:r>
          </w:p>
        </w:tc>
        <w:tc>
          <w:tcPr>
            <w:tcW w:w="1931" w:type="dxa"/>
          </w:tcPr>
          <w:p w14:paraId="071EC756"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42D1DCD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081249ED"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2F5E6643" w14:textId="2A14FFFA" w:rsidR="00A1630E" w:rsidRPr="00CC6009" w:rsidRDefault="00A1630E" w:rsidP="00BE5F2D">
      <w:pPr>
        <w:spacing w:line="360" w:lineRule="auto"/>
        <w:rPr>
          <w:rFonts w:asciiTheme="majorBidi" w:hAnsiTheme="majorBidi" w:cstheme="majorBidi"/>
          <w:color w:val="2E74B5" w:themeColor="accent5" w:themeShade="BF"/>
          <w:sz w:val="28"/>
          <w:szCs w:val="28"/>
          <w:lang w:bidi="ar-LY"/>
        </w:rPr>
      </w:pPr>
    </w:p>
    <w:p w14:paraId="41C76754" w14:textId="77777777" w:rsidR="003339D0" w:rsidRPr="00CC6009" w:rsidRDefault="003339D0" w:rsidP="003339D0">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مبيعات </w:t>
      </w:r>
      <w:r w:rsidRPr="00CC6009">
        <w:rPr>
          <w:rFonts w:asciiTheme="majorBidi" w:hAnsiTheme="majorBidi" w:cstheme="majorBidi"/>
          <w:b/>
          <w:bCs/>
          <w:color w:val="2E74B5" w:themeColor="accent5" w:themeShade="BF"/>
          <w:sz w:val="28"/>
          <w:szCs w:val="28"/>
        </w:rPr>
        <w:t>(Sales)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3339D0" w:rsidRPr="00CC6009" w14:paraId="38CA2C2D"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19D3D19E" w14:textId="77777777" w:rsidR="003339D0" w:rsidRPr="00CC6009" w:rsidRDefault="003339D0"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6E1D548A"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6413089"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3DEFE218"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36C182F8"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3339D0" w:rsidRPr="00CC6009" w14:paraId="38DA5FFB"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F0D8A26"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822" w:type="dxa"/>
          </w:tcPr>
          <w:p w14:paraId="05799871"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24D9E937"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56D4A55E"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36D8DE71"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3339D0" w:rsidRPr="00CC6009" w14:paraId="5293BDD9"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CA0EC3D"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اسم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r w:rsidRPr="00CC6009">
              <w:rPr>
                <w:rFonts w:asciiTheme="majorBidi" w:hAnsiTheme="majorBidi" w:cstheme="majorBidi"/>
                <w:sz w:val="28"/>
                <w:szCs w:val="28"/>
                <w:rtl/>
              </w:rPr>
              <w:t xml:space="preserve"> </w:t>
            </w:r>
          </w:p>
        </w:tc>
        <w:tc>
          <w:tcPr>
            <w:tcW w:w="2822" w:type="dxa"/>
          </w:tcPr>
          <w:p w14:paraId="3493A1A6"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85" w:type="dxa"/>
          </w:tcPr>
          <w:p w14:paraId="1EAD2DB5"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74BF2868"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47E0BB3"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DB035DD"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E71649" w14:textId="77777777" w:rsidR="003339D0" w:rsidRPr="00CC6009" w:rsidRDefault="003339D0" w:rsidP="00454571">
            <w:pPr>
              <w:bidi/>
              <w:spacing w:line="360" w:lineRule="auto"/>
              <w:rPr>
                <w:rFonts w:asciiTheme="majorBidi" w:hAnsiTheme="majorBidi" w:cstheme="majorBidi"/>
                <w:sz w:val="28"/>
                <w:szCs w:val="28"/>
              </w:rPr>
            </w:pPr>
            <w:commentRangeStart w:id="47"/>
            <w:r w:rsidRPr="00CC6009">
              <w:rPr>
                <w:rFonts w:asciiTheme="majorBidi" w:hAnsiTheme="majorBidi" w:cstheme="majorBidi"/>
                <w:sz w:val="28"/>
                <w:szCs w:val="28"/>
                <w:rtl/>
              </w:rPr>
              <w:t>تاريخ</w:t>
            </w:r>
            <w:commentRangeEnd w:id="47"/>
            <w:r w:rsidR="00CF2B69">
              <w:rPr>
                <w:rStyle w:val="CommentReference"/>
                <w:rFonts w:eastAsiaTheme="minorEastAsia"/>
                <w:b w:val="0"/>
                <w:bCs w:val="0"/>
                <w:color w:val="auto"/>
                <w:rtl/>
              </w:rPr>
              <w:commentReference w:id="47"/>
            </w:r>
          </w:p>
        </w:tc>
        <w:tc>
          <w:tcPr>
            <w:tcW w:w="2822" w:type="dxa"/>
          </w:tcPr>
          <w:p w14:paraId="244EA9F1"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date</w:t>
            </w:r>
          </w:p>
        </w:tc>
        <w:tc>
          <w:tcPr>
            <w:tcW w:w="1885" w:type="dxa"/>
          </w:tcPr>
          <w:p w14:paraId="78DA3799"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date</w:t>
            </w:r>
          </w:p>
        </w:tc>
        <w:tc>
          <w:tcPr>
            <w:tcW w:w="1075" w:type="dxa"/>
          </w:tcPr>
          <w:p w14:paraId="6693D97F"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10BD326"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1A9BAE4"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C0F500D"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727EEAB8"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85" w:type="dxa"/>
          </w:tcPr>
          <w:p w14:paraId="09FF998C"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2DB23759"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2902209C"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0201DCE"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7739BD6"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حجم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292E46DF"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product_size</w:t>
            </w:r>
          </w:p>
        </w:tc>
        <w:tc>
          <w:tcPr>
            <w:tcW w:w="1885" w:type="dxa"/>
          </w:tcPr>
          <w:p w14:paraId="6F61A2AA"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varchar(10)</w:t>
            </w:r>
          </w:p>
        </w:tc>
        <w:tc>
          <w:tcPr>
            <w:tcW w:w="1075" w:type="dxa"/>
          </w:tcPr>
          <w:p w14:paraId="0FAA42CE"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1D193CF"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48CEC47"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B2424C0"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14A2CD71"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product_color</w:t>
            </w:r>
          </w:p>
        </w:tc>
        <w:tc>
          <w:tcPr>
            <w:tcW w:w="1885" w:type="dxa"/>
          </w:tcPr>
          <w:p w14:paraId="44B02CE9"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w:t>
            </w:r>
          </w:p>
        </w:tc>
        <w:tc>
          <w:tcPr>
            <w:tcW w:w="1075" w:type="dxa"/>
          </w:tcPr>
          <w:p w14:paraId="35B7BDB6"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4F5CB80"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14ADC4C"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D514684"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كمية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620B3747"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product_quantity</w:t>
            </w:r>
          </w:p>
        </w:tc>
        <w:tc>
          <w:tcPr>
            <w:tcW w:w="1885" w:type="dxa"/>
          </w:tcPr>
          <w:p w14:paraId="63548C69"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3D9B8E62"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3B21135"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0B1E494A"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F2125F" w14:textId="77777777" w:rsidR="003339D0" w:rsidRPr="00CC6009" w:rsidRDefault="003339D0" w:rsidP="00454571">
            <w:pPr>
              <w:bidi/>
              <w:spacing w:line="360" w:lineRule="auto"/>
              <w:rPr>
                <w:rFonts w:asciiTheme="majorBidi" w:hAnsiTheme="majorBidi" w:cstheme="majorBidi"/>
                <w:sz w:val="28"/>
                <w:szCs w:val="28"/>
              </w:rPr>
            </w:pPr>
            <w:r w:rsidRPr="00CC6009">
              <w:rPr>
                <w:rFonts w:asciiTheme="majorBidi" w:hAnsiTheme="majorBidi" w:cs="Times New Roman"/>
                <w:sz w:val="28"/>
                <w:szCs w:val="28"/>
                <w:rtl/>
              </w:rPr>
              <w:t>صورة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24B79A49"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85" w:type="dxa"/>
          </w:tcPr>
          <w:p w14:paraId="32A698D8"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3C426465"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5A124CEF"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D5A5440"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3EE54E8" w14:textId="77777777" w:rsidR="003339D0" w:rsidRPr="00CC6009" w:rsidRDefault="003339D0"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822" w:type="dxa"/>
          </w:tcPr>
          <w:p w14:paraId="093C0487"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storage_name</w:t>
            </w:r>
          </w:p>
        </w:tc>
        <w:tc>
          <w:tcPr>
            <w:tcW w:w="1885" w:type="dxa"/>
          </w:tcPr>
          <w:p w14:paraId="5E866404" w14:textId="77777777" w:rsidR="003339D0" w:rsidRPr="00CC6009" w:rsidRDefault="003339D0" w:rsidP="00454571">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64B7D766"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13" w:type="dxa"/>
            <w:vAlign w:val="center"/>
          </w:tcPr>
          <w:p w14:paraId="7BCF5E1C"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r w:rsidR="003339D0" w:rsidRPr="00CC6009" w14:paraId="1EBD6B6D"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D5F13A8"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22" w:type="dxa"/>
          </w:tcPr>
          <w:p w14:paraId="73821042"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storage_official</w:t>
            </w:r>
          </w:p>
        </w:tc>
        <w:tc>
          <w:tcPr>
            <w:tcW w:w="1885" w:type="dxa"/>
          </w:tcPr>
          <w:p w14:paraId="5FB6BA79" w14:textId="77777777" w:rsidR="003339D0" w:rsidRPr="00CC6009" w:rsidRDefault="003339D0" w:rsidP="00454571">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001C8F99"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62BD99AD"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bl>
    <w:p w14:paraId="375CA222" w14:textId="77777777" w:rsidR="004E43D1" w:rsidRDefault="004E43D1" w:rsidP="003339D0">
      <w:pPr>
        <w:bidi/>
        <w:spacing w:line="360" w:lineRule="auto"/>
        <w:rPr>
          <w:rFonts w:asciiTheme="majorBidi" w:hAnsiTheme="majorBidi" w:cstheme="majorBidi"/>
          <w:color w:val="2E74B5" w:themeColor="accent5" w:themeShade="BF"/>
          <w:sz w:val="28"/>
          <w:szCs w:val="28"/>
          <w:rtl/>
          <w:lang w:bidi="ar-LY"/>
        </w:rPr>
      </w:pPr>
    </w:p>
    <w:p w14:paraId="4FE672FF" w14:textId="77777777" w:rsidR="004E43D1" w:rsidRDefault="004E43D1" w:rsidP="004E43D1">
      <w:pPr>
        <w:bidi/>
        <w:spacing w:line="360" w:lineRule="auto"/>
        <w:rPr>
          <w:rFonts w:asciiTheme="majorBidi" w:hAnsiTheme="majorBidi" w:cstheme="majorBidi"/>
          <w:color w:val="2E74B5" w:themeColor="accent5" w:themeShade="BF"/>
          <w:sz w:val="28"/>
          <w:szCs w:val="28"/>
          <w:rtl/>
          <w:lang w:bidi="ar-LY"/>
        </w:rPr>
      </w:pPr>
    </w:p>
    <w:p w14:paraId="05EA6D49" w14:textId="77C4B1D0" w:rsidR="00492B5A" w:rsidRPr="00CC6009" w:rsidRDefault="00492B5A" w:rsidP="004E43D1">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4.</w:t>
      </w:r>
      <w:r w:rsidR="000E4F83" w:rsidRPr="00CC6009">
        <w:rPr>
          <w:rFonts w:asciiTheme="majorBidi" w:hAnsiTheme="majorBidi" w:cstheme="majorBidi"/>
          <w:b/>
          <w:bCs/>
          <w:color w:val="2E74B5" w:themeColor="accent5" w:themeShade="BF"/>
          <w:sz w:val="28"/>
          <w:szCs w:val="28"/>
          <w:rtl/>
        </w:rPr>
        <w:t>3</w:t>
      </w:r>
      <w:r w:rsidRPr="00CC6009">
        <w:rPr>
          <w:rFonts w:asciiTheme="majorBidi" w:hAnsiTheme="majorBidi" w:cstheme="majorBidi"/>
          <w:b/>
          <w:bCs/>
          <w:color w:val="2E74B5" w:themeColor="accent5" w:themeShade="BF"/>
          <w:sz w:val="28"/>
          <w:szCs w:val="28"/>
          <w:rtl/>
        </w:rPr>
        <w:t xml:space="preserve"> - تصميم العمليات</w:t>
      </w:r>
      <w:r w:rsidRPr="00CC6009">
        <w:rPr>
          <w:rFonts w:asciiTheme="majorBidi" w:hAnsiTheme="majorBidi" w:cstheme="majorBidi"/>
          <w:sz w:val="28"/>
          <w:szCs w:val="28"/>
          <w:rtl/>
        </w:rPr>
        <w:t xml:space="preserve"> :</w:t>
      </w:r>
    </w:p>
    <w:p w14:paraId="0D6F477D" w14:textId="23F263CC" w:rsidR="00492B5A" w:rsidRPr="00CC6009" w:rsidRDefault="00492B5A"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4.</w:t>
      </w:r>
      <w:r w:rsidR="000E4F83" w:rsidRPr="00CC6009">
        <w:rPr>
          <w:rFonts w:asciiTheme="majorBidi" w:hAnsiTheme="majorBidi" w:cstheme="majorBidi"/>
          <w:b/>
          <w:bCs/>
          <w:color w:val="2E74B5" w:themeColor="accent5" w:themeShade="BF"/>
          <w:sz w:val="28"/>
          <w:szCs w:val="28"/>
          <w:rtl/>
        </w:rPr>
        <w:t>3</w:t>
      </w:r>
      <w:r w:rsidRPr="00CC6009">
        <w:rPr>
          <w:rFonts w:asciiTheme="majorBidi" w:hAnsiTheme="majorBidi" w:cstheme="majorBidi"/>
          <w:b/>
          <w:bCs/>
          <w:color w:val="2E74B5" w:themeColor="accent5" w:themeShade="BF"/>
          <w:sz w:val="28"/>
          <w:szCs w:val="28"/>
          <w:rtl/>
        </w:rPr>
        <w:t xml:space="preserve">.1 - مخطط حالة الاستخدام  </w:t>
      </w:r>
      <w:r w:rsidRPr="00CC6009">
        <w:rPr>
          <w:rFonts w:asciiTheme="majorBidi" w:hAnsiTheme="majorBidi" w:cstheme="majorBidi"/>
          <w:b/>
          <w:bCs/>
          <w:color w:val="2E74B5" w:themeColor="accent5" w:themeShade="BF"/>
          <w:sz w:val="28"/>
          <w:szCs w:val="28"/>
        </w:rPr>
        <w:t>(use case diagram)</w:t>
      </w:r>
      <w:r w:rsidRPr="00CC6009">
        <w:rPr>
          <w:rFonts w:asciiTheme="majorBidi" w:hAnsiTheme="majorBidi" w:cstheme="majorBidi"/>
          <w:b/>
          <w:bCs/>
          <w:color w:val="2E74B5" w:themeColor="accent5" w:themeShade="BF"/>
          <w:sz w:val="28"/>
          <w:szCs w:val="28"/>
          <w:rtl/>
        </w:rPr>
        <w:t xml:space="preserve"> :</w:t>
      </w:r>
    </w:p>
    <w:p w14:paraId="01164235" w14:textId="77777777" w:rsidR="00492B5A" w:rsidRPr="00CC6009" w:rsidRDefault="00492B5A"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هي أداة جمع تحليل كائنية تبين المتطلبات الوظيفية للنظام ويوجد منها نوعان:</w:t>
      </w:r>
    </w:p>
    <w:p w14:paraId="4DF69CC8" w14:textId="77777777" w:rsidR="00492B5A" w:rsidRPr="00CC6009" w:rsidRDefault="00492B5A" w:rsidP="00BE5F2D">
      <w:pPr>
        <w:pStyle w:val="ListParagraph"/>
        <w:numPr>
          <w:ilvl w:val="0"/>
          <w:numId w:val="24"/>
        </w:numPr>
        <w:spacing w:line="360" w:lineRule="auto"/>
        <w:jc w:val="both"/>
        <w:rPr>
          <w:rFonts w:asciiTheme="majorBidi" w:hAnsiTheme="majorBidi" w:cstheme="majorBidi"/>
          <w:sz w:val="28"/>
          <w:szCs w:val="28"/>
          <w:lang w:bidi="ar-LY"/>
        </w:rPr>
      </w:pPr>
      <w:r w:rsidRPr="00CC6009">
        <w:rPr>
          <w:rFonts w:asciiTheme="majorBidi" w:hAnsiTheme="majorBidi" w:cstheme="majorBidi"/>
          <w:sz w:val="28"/>
          <w:szCs w:val="28"/>
          <w:rtl/>
          <w:lang w:bidi="ar-LY"/>
        </w:rPr>
        <w:t>مخطط حالة الاستخدام العام.</w:t>
      </w:r>
    </w:p>
    <w:tbl>
      <w:tblPr>
        <w:tblStyle w:val="ColorfulList-Accent3"/>
        <w:tblpPr w:leftFromText="180" w:rightFromText="180" w:vertAnchor="page" w:horzAnchor="margin" w:tblpXSpec="center" w:tblpY="5284"/>
        <w:bidiVisual/>
        <w:tblW w:w="0" w:type="auto"/>
        <w:tblLook w:val="0480" w:firstRow="0" w:lastRow="0" w:firstColumn="1" w:lastColumn="0" w:noHBand="0" w:noVBand="1"/>
      </w:tblPr>
      <w:tblGrid>
        <w:gridCol w:w="2421"/>
        <w:gridCol w:w="5417"/>
      </w:tblGrid>
      <w:tr w:rsidR="00D3285A" w:rsidRPr="00CC6009" w14:paraId="71B2C0CD" w14:textId="77777777" w:rsidTr="00D3285A">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2421" w:type="dxa"/>
            <w:shd w:val="clear" w:color="auto" w:fill="2E74B5" w:themeFill="accent5" w:themeFillShade="BF"/>
            <w:vAlign w:val="center"/>
          </w:tcPr>
          <w:p w14:paraId="332E95EF" w14:textId="77777777" w:rsidR="00D3285A" w:rsidRPr="00CC6009" w:rsidRDefault="00D3285A" w:rsidP="00D3285A">
            <w:pPr>
              <w:spacing w:line="360" w:lineRule="auto"/>
              <w:jc w:val="center"/>
              <w:rPr>
                <w:rFonts w:asciiTheme="majorBidi" w:hAnsiTheme="majorBidi" w:cstheme="majorBidi"/>
                <w:b w:val="0"/>
                <w:bCs w:val="0"/>
                <w:color w:val="FFFFFF" w:themeColor="background1"/>
                <w:sz w:val="28"/>
                <w:szCs w:val="28"/>
                <w:rtl/>
                <w:lang w:bidi="ar-LY"/>
              </w:rPr>
            </w:pPr>
            <w:r w:rsidRPr="00CC6009">
              <w:rPr>
                <w:rFonts w:asciiTheme="majorBidi" w:hAnsiTheme="majorBidi" w:cstheme="majorBidi"/>
                <w:b w:val="0"/>
                <w:bCs w:val="0"/>
                <w:color w:val="FFFFFF" w:themeColor="background1"/>
                <w:sz w:val="28"/>
                <w:szCs w:val="28"/>
                <w:rtl/>
                <w:lang w:bidi="ar-LY"/>
              </w:rPr>
              <w:t>الشكل</w:t>
            </w:r>
          </w:p>
        </w:tc>
        <w:tc>
          <w:tcPr>
            <w:tcW w:w="5417" w:type="dxa"/>
            <w:shd w:val="clear" w:color="auto" w:fill="2E74B5" w:themeFill="accent5" w:themeFillShade="BF"/>
            <w:vAlign w:val="center"/>
          </w:tcPr>
          <w:p w14:paraId="1D3ABEB4" w14:textId="77777777" w:rsidR="00D3285A" w:rsidRPr="00CC6009" w:rsidRDefault="00D3285A" w:rsidP="00D328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sz w:val="28"/>
                <w:szCs w:val="28"/>
                <w:lang w:bidi="ar-LY"/>
              </w:rPr>
            </w:pPr>
            <w:r w:rsidRPr="00CC6009">
              <w:rPr>
                <w:rFonts w:asciiTheme="majorBidi" w:hAnsiTheme="majorBidi" w:cstheme="majorBidi"/>
                <w:color w:val="FFFFFF" w:themeColor="background1"/>
                <w:sz w:val="28"/>
                <w:szCs w:val="28"/>
                <w:rtl/>
                <w:lang w:bidi="ar-LY"/>
              </w:rPr>
              <w:t>معنى الشكل</w:t>
            </w:r>
          </w:p>
        </w:tc>
      </w:tr>
      <w:tr w:rsidR="00D3285A" w:rsidRPr="00CC6009" w14:paraId="54A07AE3" w14:textId="77777777" w:rsidTr="00D3285A">
        <w:trPr>
          <w:trHeight w:val="1264"/>
        </w:trPr>
        <w:tc>
          <w:tcPr>
            <w:cnfStyle w:val="001000000000" w:firstRow="0" w:lastRow="0" w:firstColumn="1" w:lastColumn="0" w:oddVBand="0" w:evenVBand="0" w:oddHBand="0" w:evenHBand="0" w:firstRowFirstColumn="0" w:firstRowLastColumn="0" w:lastRowFirstColumn="0" w:lastRowLastColumn="0"/>
            <w:tcW w:w="2421" w:type="dxa"/>
          </w:tcPr>
          <w:p w14:paraId="719B6843"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2272" behindDoc="0" locked="0" layoutInCell="1" allowOverlap="1" wp14:anchorId="61098E1E" wp14:editId="469E0B36">
                      <wp:simplePos x="0" y="0"/>
                      <wp:positionH relativeFrom="column">
                        <wp:posOffset>254000</wp:posOffset>
                      </wp:positionH>
                      <wp:positionV relativeFrom="paragraph">
                        <wp:posOffset>79375</wp:posOffset>
                      </wp:positionV>
                      <wp:extent cx="914400" cy="752475"/>
                      <wp:effectExtent l="0" t="0" r="19050" b="28575"/>
                      <wp:wrapNone/>
                      <wp:docPr id="1072083772"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053CD568" id="شكل بيضاوي 800" o:spid="_x0000_s1026" style="position:absolute;left:0;text-align:left;margin-left:20pt;margin-top:6.25pt;width:1in;height:5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" fillcolor="white [3201]" strokecolor="#70ad47 [3209]" strokeweight="2pt">
                      <v:path arrowok="t"/>
                    </v:oval>
                  </w:pict>
                </mc:Fallback>
              </mc:AlternateContent>
            </w:r>
          </w:p>
          <w:p w14:paraId="71FBD2D7"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64D46FB9"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tc>
        <w:tc>
          <w:tcPr>
            <w:tcW w:w="5417" w:type="dxa"/>
          </w:tcPr>
          <w:p w14:paraId="44CF0285"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عبارة عن إجراء يتفاعل الممثلون مع النظام عن طريقه(</w:t>
            </w:r>
            <w:r w:rsidRPr="00CC6009">
              <w:rPr>
                <w:rFonts w:asciiTheme="majorBidi" w:hAnsiTheme="majorBidi" w:cstheme="majorBidi"/>
                <w:sz w:val="28"/>
                <w:szCs w:val="28"/>
                <w:lang w:bidi="ar-LY"/>
              </w:rPr>
              <w:t>Case</w:t>
            </w:r>
            <w:r w:rsidRPr="00CC6009">
              <w:rPr>
                <w:rFonts w:asciiTheme="majorBidi" w:hAnsiTheme="majorBidi" w:cstheme="majorBidi"/>
                <w:sz w:val="28"/>
                <w:szCs w:val="28"/>
                <w:rtl/>
                <w:lang w:bidi="ar-LY"/>
              </w:rPr>
              <w:t>)</w:t>
            </w:r>
          </w:p>
        </w:tc>
      </w:tr>
      <w:tr w:rsidR="00D3285A" w:rsidRPr="00CC6009" w14:paraId="352B6F2C" w14:textId="77777777" w:rsidTr="00D3285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21" w:type="dxa"/>
          </w:tcPr>
          <w:p w14:paraId="2B9736C0"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4320" behindDoc="0" locked="0" layoutInCell="1" allowOverlap="1" wp14:anchorId="3820E930" wp14:editId="619EB6B8">
                      <wp:simplePos x="0" y="0"/>
                      <wp:positionH relativeFrom="column">
                        <wp:posOffset>330200</wp:posOffset>
                      </wp:positionH>
                      <wp:positionV relativeFrom="paragraph">
                        <wp:posOffset>121285</wp:posOffset>
                      </wp:positionV>
                      <wp:extent cx="781050" cy="704850"/>
                      <wp:effectExtent l="0" t="0" r="19050" b="19050"/>
                      <wp:wrapNone/>
                      <wp:docPr id="211800084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oundrect w14:anchorId="0526CF00" id="مستطيل مستدير الزوايا 804" o:spid="_x0000_s1026" style="position:absolute;left:0;text-align:left;margin-left:26pt;margin-top:9.55pt;width:61.5pt;height:5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" fillcolor="white [3201]" strokecolor="#70ad47 [3209]" strokeweight="2pt">
                      <v:path arrowok="t"/>
                    </v:roundrect>
                  </w:pict>
                </mc:Fallback>
              </mc:AlternateContent>
            </w:r>
          </w:p>
          <w:p w14:paraId="631C26E2"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4A0CA2B6"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tc>
        <w:tc>
          <w:tcPr>
            <w:tcW w:w="5417" w:type="dxa"/>
          </w:tcPr>
          <w:p w14:paraId="61CB0E8F" w14:textId="77777777" w:rsidR="00D3285A" w:rsidRPr="00CC6009" w:rsidRDefault="00D3285A" w:rsidP="00D328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هي حدود تبين نطاق النظام وتفصله عن حدوده الخارجية </w:t>
            </w:r>
          </w:p>
          <w:p w14:paraId="45FA7A1C"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w:t>
            </w:r>
            <w:r w:rsidRPr="00CC6009">
              <w:rPr>
                <w:rFonts w:asciiTheme="majorBidi" w:hAnsiTheme="majorBidi" w:cstheme="majorBidi"/>
                <w:sz w:val="28"/>
                <w:szCs w:val="28"/>
                <w:lang w:bidi="ar-LY"/>
              </w:rPr>
              <w:t>BOUNDARY</w:t>
            </w:r>
            <w:r w:rsidRPr="00CC6009">
              <w:rPr>
                <w:rFonts w:asciiTheme="majorBidi" w:hAnsiTheme="majorBidi" w:cstheme="majorBidi"/>
                <w:sz w:val="28"/>
                <w:szCs w:val="28"/>
                <w:rtl/>
                <w:lang w:bidi="ar-LY"/>
              </w:rPr>
              <w:t>)</w:t>
            </w:r>
          </w:p>
        </w:tc>
      </w:tr>
      <w:tr w:rsidR="00D3285A" w:rsidRPr="00CC6009" w14:paraId="5CD6F3CC" w14:textId="77777777" w:rsidTr="00D3285A">
        <w:trPr>
          <w:trHeight w:val="2093"/>
        </w:trPr>
        <w:tc>
          <w:tcPr>
            <w:cnfStyle w:val="001000000000" w:firstRow="0" w:lastRow="0" w:firstColumn="1" w:lastColumn="0" w:oddVBand="0" w:evenVBand="0" w:oddHBand="0" w:evenHBand="0" w:firstRowFirstColumn="0" w:firstRowLastColumn="0" w:lastRowFirstColumn="0" w:lastRowLastColumn="0"/>
            <w:tcW w:w="2421" w:type="dxa"/>
          </w:tcPr>
          <w:p w14:paraId="5E54AD25"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71834D30"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0224" behindDoc="0" locked="0" layoutInCell="1" allowOverlap="1" wp14:anchorId="20D49A58" wp14:editId="1731F238">
                      <wp:simplePos x="0" y="0"/>
                      <wp:positionH relativeFrom="column">
                        <wp:posOffset>296545</wp:posOffset>
                      </wp:positionH>
                      <wp:positionV relativeFrom="paragraph">
                        <wp:posOffset>41910</wp:posOffset>
                      </wp:positionV>
                      <wp:extent cx="986155" cy="304800"/>
                      <wp:effectExtent l="0" t="0" r="0" b="0"/>
                      <wp:wrapNone/>
                      <wp:docPr id="208811675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57F3A" w14:textId="77777777" w:rsidR="00D3285A" w:rsidRPr="00CC6009" w:rsidRDefault="00D3285A" w:rsidP="003339D0">
                                  <w:pPr>
                                    <w:rPr>
                                      <w:rtl/>
                                      <w:lang w:bidi="ar-LY"/>
                                    </w:rPr>
                                  </w:pPr>
                                  <w:r w:rsidRPr="00CC6009">
                                    <w:rPr>
                                      <w:lang w:bidi="ar-LY"/>
                                    </w:rPr>
                                    <w:t>&lt;&lt;</w:t>
                                  </w:r>
                                  <w:r w:rsidRPr="00CC6009">
                                    <w:t>include</w:t>
                                  </w:r>
                                  <w:r w:rsidRPr="00CC6009">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49A58"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06457F3A" w14:textId="77777777" w:rsidR="00D3285A" w:rsidRPr="00CC6009" w:rsidRDefault="00D3285A" w:rsidP="003339D0">
                            <w:pPr>
                              <w:rPr>
                                <w:rtl/>
                                <w:lang w:bidi="ar-LY"/>
                              </w:rPr>
                            </w:pPr>
                            <w:r w:rsidRPr="00CC6009">
                              <w:rPr>
                                <w:lang w:bidi="ar-LY"/>
                              </w:rPr>
                              <w:t>&lt;&lt;</w:t>
                            </w:r>
                            <w:r w:rsidRPr="00CC6009">
                              <w:t>include</w:t>
                            </w:r>
                            <w:r w:rsidRPr="00CC6009">
                              <w:rPr>
                                <w:lang w:bidi="ar-LY"/>
                              </w:rPr>
                              <w:t>&gt;&gt;</w:t>
                            </w:r>
                          </w:p>
                        </w:txbxContent>
                      </v:textbox>
                    </v:shape>
                  </w:pict>
                </mc:Fallback>
              </mc:AlternateContent>
            </w:r>
          </w:p>
          <w:p w14:paraId="55352817"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6368" behindDoc="0" locked="0" layoutInCell="1" allowOverlap="1" wp14:anchorId="7226166C" wp14:editId="3A372366">
                      <wp:simplePos x="0" y="0"/>
                      <wp:positionH relativeFrom="column">
                        <wp:posOffset>168275</wp:posOffset>
                      </wp:positionH>
                      <wp:positionV relativeFrom="paragraph">
                        <wp:posOffset>235585</wp:posOffset>
                      </wp:positionV>
                      <wp:extent cx="1114425" cy="9525"/>
                      <wp:effectExtent l="19050" t="76200" r="0" b="104775"/>
                      <wp:wrapNone/>
                      <wp:docPr id="508803916"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6696AB9" id="رابط كسهم مستقيم 805" o:spid="_x0000_s1026" type="#_x0000_t32" style="position:absolute;left:0;text-align:left;margin-left:13.25pt;margin-top:18.55pt;width:87.75pt;height:.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" strokecolor="#375623 [1609]" strokeweight="2pt">
                      <v:stroke dashstyle="3 1" endarrow="open"/>
                      <v:shadow on="t" color="black" opacity="24903f" origin=",.5" offset="0,.55556mm"/>
                      <o:lock v:ext="edit" shapetype="f"/>
                    </v:shape>
                  </w:pict>
                </mc:Fallback>
              </mc:AlternateContent>
            </w:r>
          </w:p>
        </w:tc>
        <w:tc>
          <w:tcPr>
            <w:tcW w:w="5417" w:type="dxa"/>
          </w:tcPr>
          <w:p w14:paraId="734FEBB8"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5C12EB3A" w14:textId="77777777" w:rsidR="00D3285A" w:rsidRPr="00CC6009" w:rsidRDefault="00D3285A" w:rsidP="00D3285A">
            <w:pPr>
              <w:spacing w:line="360" w:lineRule="auto"/>
              <w:ind w:right="-18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              </w:t>
            </w:r>
          </w:p>
        </w:tc>
      </w:tr>
      <w:tr w:rsidR="00D3285A" w:rsidRPr="00CC6009" w14:paraId="03A02443" w14:textId="77777777" w:rsidTr="00D3285A">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2421" w:type="dxa"/>
          </w:tcPr>
          <w:p w14:paraId="3D53D03F"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g">
                  <w:drawing>
                    <wp:anchor distT="0" distB="0" distL="114300" distR="114300" simplePos="0" relativeHeight="251708416" behindDoc="0" locked="0" layoutInCell="1" allowOverlap="1" wp14:anchorId="7055C4C3" wp14:editId="256A5C56">
                      <wp:simplePos x="0" y="0"/>
                      <wp:positionH relativeFrom="column">
                        <wp:posOffset>387350</wp:posOffset>
                      </wp:positionH>
                      <wp:positionV relativeFrom="paragraph">
                        <wp:posOffset>267335</wp:posOffset>
                      </wp:positionV>
                      <wp:extent cx="657225" cy="704850"/>
                      <wp:effectExtent l="0" t="0" r="9525" b="0"/>
                      <wp:wrapNone/>
                      <wp:docPr id="1415264735"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2096800193"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930863457"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730489779"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854562770"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231620276"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14447502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22284F6" id="مجموعة 813" o:spid="_x0000_s1026" style="position:absolute;left:0;text-align:left;margin-left:30.5pt;margin-top:21.05pt;width:51.75pt;height:55.5pt;z-index:251708416" coordsize="6572,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">
                      <v:oval id="شكل بيضاوي 807" o:spid="_x0000_s1027" style="position:absolute;left:2762;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" fillcolor="#538135 [2409]" strokecolor="#70ad47 [3209]" strokeweight="2pt">
                        <v:path arrowok="t"/>
                      </v:oval>
                      <v:rect id="مستطيل 808" o:spid="_x0000_s1028" style="position:absolute;left:2762;top:2095;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" fillcolor="#538135 [2409]" strokecolor="#70ad47 [3209]" strokeweight="2pt">
                        <v:path arrowok="t"/>
                      </v:rect>
                      <v:rect id="مستطيل 809" o:spid="_x0000_s1029" style="position:absolute;left:3494;top:3714;width:45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" fillcolor="#538135 [2409]" strokecolor="#70ad47 [3209]" strokeweight="2pt">
                        <v:path arrowok="t"/>
                      </v:rect>
                      <v:rect id="مستطيل 810" o:spid="_x0000_s1030" style="position:absolute;left:2667;top:3810;width:450;height:32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" fillcolor="#538135 [2409]" strokecolor="#70ad47 [3209]" strokeweight="2pt">
                        <v:path arrowok="t"/>
                      </v:rect>
                      <v:rect id="مستطيل 811" o:spid="_x0000_s1031" style="position:absolute;left:3810;top:2095;width:276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" fillcolor="#538135 [2409]" strokecolor="#70ad47 [3209]" strokeweight="2pt">
                        <v:path arrowok="t"/>
                      </v:rect>
                      <v:rect id="مستطيل 812" o:spid="_x0000_s1032" style="position:absolute;top:2095;width:266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" fillcolor="#538135 [2409]" strokecolor="#70ad47 [3209]" strokeweight="2pt">
                        <v:path arrowok="t"/>
                      </v:rect>
                    </v:group>
                  </w:pict>
                </mc:Fallback>
              </mc:AlternateContent>
            </w:r>
          </w:p>
          <w:p w14:paraId="5368D362"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77822FEA" w14:textId="77777777" w:rsidR="00D3285A" w:rsidRPr="00CC6009" w:rsidRDefault="00D3285A" w:rsidP="00D3285A">
            <w:pPr>
              <w:spacing w:line="360" w:lineRule="auto"/>
              <w:jc w:val="center"/>
              <w:rPr>
                <w:rFonts w:asciiTheme="majorBidi" w:hAnsiTheme="majorBidi" w:cstheme="majorBidi"/>
                <w:b w:val="0"/>
                <w:bCs w:val="0"/>
                <w:sz w:val="28"/>
                <w:szCs w:val="28"/>
                <w:rtl/>
              </w:rPr>
            </w:pPr>
          </w:p>
        </w:tc>
        <w:tc>
          <w:tcPr>
            <w:tcW w:w="5417" w:type="dxa"/>
          </w:tcPr>
          <w:p w14:paraId="587511A0"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ممثل وهو الذي يلعب دور المستخدم أو نظام خارجي مع النظام المقترح</w:t>
            </w:r>
          </w:p>
          <w:p w14:paraId="1E321D70"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w:t>
            </w:r>
            <w:r w:rsidRPr="00CC6009">
              <w:rPr>
                <w:rFonts w:asciiTheme="majorBidi" w:hAnsiTheme="majorBidi" w:cstheme="majorBidi"/>
                <w:sz w:val="28"/>
                <w:szCs w:val="28"/>
                <w:lang w:bidi="ar-LY"/>
              </w:rPr>
              <w:t>Actor</w:t>
            </w:r>
            <w:r w:rsidRPr="00CC6009">
              <w:rPr>
                <w:rFonts w:asciiTheme="majorBidi" w:hAnsiTheme="majorBidi" w:cstheme="majorBidi"/>
                <w:sz w:val="28"/>
                <w:szCs w:val="28"/>
                <w:rtl/>
                <w:lang w:bidi="ar-LY"/>
              </w:rPr>
              <w:t>)</w:t>
            </w:r>
          </w:p>
        </w:tc>
      </w:tr>
      <w:tr w:rsidR="00D3285A" w:rsidRPr="00CC6009" w14:paraId="7EAA2991" w14:textId="77777777" w:rsidTr="00D3285A">
        <w:trPr>
          <w:trHeight w:val="959"/>
        </w:trPr>
        <w:tc>
          <w:tcPr>
            <w:cnfStyle w:val="001000000000" w:firstRow="0" w:lastRow="0" w:firstColumn="1" w:lastColumn="0" w:oddVBand="0" w:evenVBand="0" w:oddHBand="0" w:evenHBand="0" w:firstRowFirstColumn="0" w:firstRowLastColumn="0" w:lastRowFirstColumn="0" w:lastRowLastColumn="0"/>
            <w:tcW w:w="2421" w:type="dxa"/>
          </w:tcPr>
          <w:p w14:paraId="319BD843"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Pr>
              <w:drawing>
                <wp:inline distT="0" distB="0" distL="0" distR="0" wp14:anchorId="7C650D81" wp14:editId="4BC40BE4">
                  <wp:extent cx="1400205" cy="543034"/>
                  <wp:effectExtent l="0" t="0" r="0" b="0"/>
                  <wp:docPr id="1641931556"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5417" w:type="dxa"/>
          </w:tcPr>
          <w:p w14:paraId="42C4457A"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علاقة الربط </w:t>
            </w:r>
            <w:r w:rsidRPr="00CC6009">
              <w:rPr>
                <w:rFonts w:asciiTheme="majorBidi" w:hAnsiTheme="majorBidi" w:cstheme="majorBidi"/>
                <w:sz w:val="28"/>
                <w:szCs w:val="28"/>
                <w:lang w:bidi="ar-LY"/>
              </w:rPr>
              <w:t>(Association)</w:t>
            </w:r>
          </w:p>
        </w:tc>
      </w:tr>
    </w:tbl>
    <w:p w14:paraId="36A693FB" w14:textId="69530F13" w:rsidR="002B0AF4" w:rsidRPr="00CC6009" w:rsidRDefault="00492B5A" w:rsidP="00084930">
      <w:pPr>
        <w:pStyle w:val="ListParagraph"/>
        <w:numPr>
          <w:ilvl w:val="0"/>
          <w:numId w:val="24"/>
        </w:numPr>
        <w:spacing w:line="360" w:lineRule="auto"/>
        <w:jc w:val="both"/>
        <w:rPr>
          <w:rFonts w:asciiTheme="majorBidi" w:hAnsiTheme="majorBidi" w:cstheme="majorBidi"/>
          <w:sz w:val="28"/>
          <w:szCs w:val="28"/>
          <w:lang w:bidi="ar-LY"/>
        </w:rPr>
      </w:pPr>
      <w:r w:rsidRPr="00CC6009">
        <w:rPr>
          <w:rFonts w:asciiTheme="majorBidi" w:hAnsiTheme="majorBidi" w:cstheme="majorBidi"/>
          <w:sz w:val="28"/>
          <w:szCs w:val="28"/>
          <w:rtl/>
          <w:lang w:bidi="ar-LY"/>
        </w:rPr>
        <w:t>مخطط حالة الاستخدام المفصل .</w:t>
      </w:r>
    </w:p>
    <w:p w14:paraId="7BE04EE1" w14:textId="1764A36D" w:rsidR="004563ED" w:rsidRPr="00CC6009" w:rsidRDefault="00917BE4"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92032" behindDoc="0" locked="0" layoutInCell="1" allowOverlap="1" wp14:anchorId="0D6C9766" wp14:editId="037FBFD6">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Pr="00CC6009" w:rsidRDefault="00A534A3" w:rsidP="00BE5F2D">
      <w:pPr>
        <w:spacing w:line="360" w:lineRule="auto"/>
        <w:rPr>
          <w:rFonts w:asciiTheme="majorBidi" w:hAnsiTheme="majorBidi" w:cstheme="majorBidi"/>
          <w:sz w:val="28"/>
          <w:szCs w:val="28"/>
        </w:rPr>
      </w:pPr>
      <w:commentRangeStart w:id="48"/>
      <w:r w:rsidRPr="00CC6009">
        <w:rPr>
          <w:rFonts w:asciiTheme="majorBidi" w:hAnsiTheme="majorBidi" w:cstheme="majorBidi"/>
          <w:noProof/>
          <w:sz w:val="28"/>
          <w:szCs w:val="28"/>
        </w:rPr>
        <w:drawing>
          <wp:anchor distT="0" distB="0" distL="114300" distR="114300" simplePos="0" relativeHeight="251685888"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commentRangeEnd w:id="48"/>
      <w:r w:rsidR="004468A7">
        <w:rPr>
          <w:rStyle w:val="CommentReference"/>
          <w:rtl/>
        </w:rPr>
        <w:commentReference w:id="48"/>
      </w:r>
      <w:r w:rsidR="00C6466C" w:rsidRPr="00CC6009">
        <w:rPr>
          <w:rFonts w:asciiTheme="majorBidi" w:hAnsiTheme="majorBidi" w:cstheme="majorBidi"/>
          <w:sz w:val="28"/>
          <w:szCs w:val="28"/>
        </w:rPr>
        <w:br w:type="page"/>
      </w:r>
    </w:p>
    <w:p w14:paraId="493BFE61" w14:textId="4863EE49" w:rsidR="00C6466C" w:rsidRPr="00CC6009" w:rsidRDefault="0027309E"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87936"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Pr="00CC6009" w:rsidRDefault="0022783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89984" behindDoc="0" locked="0" layoutInCell="1" allowOverlap="1" wp14:anchorId="4ED972EA" wp14:editId="56047169">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sidRPr="00CC6009">
        <w:rPr>
          <w:rFonts w:asciiTheme="majorBidi" w:hAnsiTheme="majorBidi" w:cstheme="majorBidi"/>
          <w:sz w:val="28"/>
          <w:szCs w:val="28"/>
        </w:rPr>
        <w:br w:type="page"/>
      </w:r>
    </w:p>
    <w:p w14:paraId="77CC3AE5" w14:textId="12AC7B79" w:rsidR="00B30EEA" w:rsidRPr="00CC6009" w:rsidRDefault="00E53883"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94080" behindDoc="0" locked="0" layoutInCell="1" allowOverlap="1" wp14:anchorId="20BDBE7D" wp14:editId="150E05E2">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sidRPr="00CC6009">
        <w:rPr>
          <w:rFonts w:asciiTheme="majorBidi" w:hAnsiTheme="majorBidi" w:cstheme="majorBidi"/>
          <w:sz w:val="28"/>
          <w:szCs w:val="28"/>
        </w:rPr>
        <w:br w:type="page"/>
      </w:r>
    </w:p>
    <w:p w14:paraId="011ED469" w14:textId="7DFFDD34" w:rsidR="00B30EEA" w:rsidRPr="00CC6009" w:rsidRDefault="006420F8"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drawing>
          <wp:anchor distT="0" distB="0" distL="114300" distR="114300" simplePos="0" relativeHeight="251696128"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sidRPr="00CC6009">
        <w:rPr>
          <w:rFonts w:asciiTheme="majorBidi" w:hAnsiTheme="majorBidi" w:cstheme="majorBidi"/>
          <w:sz w:val="28"/>
          <w:szCs w:val="28"/>
          <w:rtl/>
        </w:rPr>
        <w:br w:type="page"/>
      </w:r>
    </w:p>
    <w:p w14:paraId="2AF8FCE3" w14:textId="2A9F74E0" w:rsidR="00454623" w:rsidRPr="00CC6009" w:rsidRDefault="001212E4" w:rsidP="00BE5F2D">
      <w:pPr>
        <w:bidi/>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drawing>
          <wp:anchor distT="0" distB="0" distL="114300" distR="114300" simplePos="0" relativeHeight="251698176"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sidRPr="00CC6009">
        <w:rPr>
          <w:rFonts w:asciiTheme="majorBidi" w:hAnsiTheme="majorBidi" w:cstheme="majorBidi"/>
          <w:sz w:val="28"/>
          <w:szCs w:val="28"/>
        </w:rPr>
        <w:br w:type="page"/>
      </w:r>
      <w:r w:rsidR="00454623" w:rsidRPr="00CC6009">
        <w:rPr>
          <w:rFonts w:asciiTheme="majorBidi" w:hAnsiTheme="majorBidi" w:cstheme="majorBidi"/>
          <w:b/>
          <w:bCs/>
          <w:color w:val="2E74B5" w:themeColor="accent5" w:themeShade="BF"/>
          <w:sz w:val="28"/>
          <w:szCs w:val="28"/>
          <w:rtl/>
        </w:rPr>
        <w:t>4.</w:t>
      </w:r>
      <w:r w:rsidR="004B4B03" w:rsidRPr="00CC6009">
        <w:rPr>
          <w:rFonts w:asciiTheme="majorBidi" w:hAnsiTheme="majorBidi" w:cstheme="majorBidi"/>
          <w:b/>
          <w:bCs/>
          <w:color w:val="2E74B5" w:themeColor="accent5" w:themeShade="BF"/>
          <w:sz w:val="28"/>
          <w:szCs w:val="28"/>
          <w:rtl/>
        </w:rPr>
        <w:t>4</w:t>
      </w:r>
      <w:r w:rsidR="00454623" w:rsidRPr="00CC6009">
        <w:rPr>
          <w:rFonts w:asciiTheme="majorBidi" w:hAnsiTheme="majorBidi" w:cstheme="majorBidi"/>
          <w:b/>
          <w:bCs/>
          <w:color w:val="2E74B5" w:themeColor="accent5" w:themeShade="BF"/>
          <w:sz w:val="28"/>
          <w:szCs w:val="28"/>
          <w:rtl/>
        </w:rPr>
        <w:t xml:space="preserve"> - تصميم واجهة المستخدم </w:t>
      </w:r>
      <w:r w:rsidR="00454623" w:rsidRPr="00CC6009">
        <w:rPr>
          <w:rFonts w:asciiTheme="majorBidi" w:hAnsiTheme="majorBidi" w:cstheme="majorBidi"/>
          <w:b/>
          <w:bCs/>
          <w:color w:val="2E74B5" w:themeColor="accent5" w:themeShade="BF"/>
          <w:sz w:val="28"/>
          <w:szCs w:val="28"/>
        </w:rPr>
        <w:t xml:space="preserve"> User Inter Face Design )</w:t>
      </w:r>
      <w:r w:rsidR="00454623" w:rsidRPr="00CC6009">
        <w:rPr>
          <w:rFonts w:asciiTheme="majorBidi" w:hAnsiTheme="majorBidi" w:cstheme="majorBidi"/>
          <w:b/>
          <w:bCs/>
          <w:color w:val="2E74B5" w:themeColor="accent5" w:themeShade="BF"/>
          <w:sz w:val="28"/>
          <w:szCs w:val="28"/>
          <w:rtl/>
        </w:rPr>
        <w:t>)</w:t>
      </w:r>
      <w:r w:rsidR="009D37AE" w:rsidRPr="00CC6009">
        <w:rPr>
          <w:rFonts w:asciiTheme="majorBidi" w:hAnsiTheme="majorBidi" w:cstheme="majorBidi"/>
          <w:b/>
          <w:bCs/>
          <w:color w:val="2E74B5" w:themeColor="accent5" w:themeShade="BF"/>
          <w:sz w:val="28"/>
          <w:szCs w:val="28"/>
          <w:rtl/>
        </w:rPr>
        <w:t xml:space="preserve"> :</w:t>
      </w:r>
    </w:p>
    <w:p w14:paraId="2D0A4764" w14:textId="77777777" w:rsidR="00454623" w:rsidRPr="00CC6009" w:rsidRDefault="00454623" w:rsidP="00BE5F2D">
      <w:pPr>
        <w:spacing w:line="360" w:lineRule="auto"/>
        <w:rPr>
          <w:rFonts w:asciiTheme="majorBidi" w:hAnsiTheme="majorBidi" w:cstheme="majorBidi"/>
          <w:b/>
          <w:bCs/>
          <w:color w:val="2E74B5" w:themeColor="accent5" w:themeShade="BF"/>
          <w:sz w:val="28"/>
          <w:szCs w:val="28"/>
          <w:rtl/>
        </w:rPr>
      </w:pPr>
    </w:p>
    <w:p w14:paraId="7E618045" w14:textId="69ED73FE" w:rsidR="00454623" w:rsidRPr="00CC6009" w:rsidRDefault="004B4B03"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 xml:space="preserve"> </w:t>
      </w:r>
      <w:r w:rsidR="009B5D6B"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009B5D6B" w:rsidRPr="00CC6009">
        <w:rPr>
          <w:rFonts w:asciiTheme="majorBidi" w:hAnsiTheme="majorBidi" w:cstheme="majorBidi"/>
          <w:b/>
          <w:bCs/>
          <w:sz w:val="28"/>
          <w:szCs w:val="28"/>
          <w:rtl/>
        </w:rPr>
        <w:t xml:space="preserve">.1 </w:t>
      </w:r>
      <w:r w:rsidR="00454623" w:rsidRPr="00CC6009">
        <w:rPr>
          <w:rFonts w:asciiTheme="majorBidi" w:hAnsiTheme="majorBidi" w:cstheme="majorBidi"/>
          <w:b/>
          <w:bCs/>
          <w:sz w:val="28"/>
          <w:szCs w:val="28"/>
          <w:rtl/>
        </w:rPr>
        <w:t xml:space="preserve">- تصميم شاشات </w:t>
      </w:r>
      <w:r w:rsidR="005F2572" w:rsidRPr="00CC6009">
        <w:rPr>
          <w:rFonts w:asciiTheme="majorBidi" w:hAnsiTheme="majorBidi" w:cs="Times New Roman"/>
          <w:b/>
          <w:bCs/>
          <w:sz w:val="28"/>
          <w:szCs w:val="28"/>
          <w:rtl/>
        </w:rPr>
        <w:t>الرئيسية</w:t>
      </w:r>
      <w:r w:rsidR="00454623" w:rsidRPr="00CC6009">
        <w:rPr>
          <w:rFonts w:asciiTheme="majorBidi" w:hAnsiTheme="majorBidi" w:cstheme="majorBidi"/>
          <w:b/>
          <w:bCs/>
          <w:sz w:val="28"/>
          <w:szCs w:val="28"/>
          <w:rtl/>
        </w:rPr>
        <w:t xml:space="preserve"> :</w:t>
      </w:r>
    </w:p>
    <w:p w14:paraId="7C05F8EC" w14:textId="77777777" w:rsidR="004E43D1" w:rsidRDefault="004E43D1" w:rsidP="00BE5F2D">
      <w:pPr>
        <w:pStyle w:val="ListParagraph"/>
        <w:spacing w:line="360" w:lineRule="auto"/>
        <w:ind w:left="844"/>
        <w:rPr>
          <w:rFonts w:asciiTheme="majorBidi" w:hAnsiTheme="majorBidi" w:cstheme="majorBidi"/>
          <w:sz w:val="28"/>
          <w:szCs w:val="28"/>
          <w:rtl/>
        </w:rPr>
      </w:pPr>
    </w:p>
    <w:p w14:paraId="78CB9BC7" w14:textId="77777777" w:rsidR="004E43D1" w:rsidRDefault="004E43D1" w:rsidP="00BE5F2D">
      <w:pPr>
        <w:pStyle w:val="ListParagraph"/>
        <w:spacing w:line="360" w:lineRule="auto"/>
        <w:ind w:left="844"/>
        <w:rPr>
          <w:rFonts w:asciiTheme="majorBidi" w:hAnsiTheme="majorBidi" w:cstheme="majorBidi"/>
          <w:sz w:val="28"/>
          <w:szCs w:val="28"/>
          <w:rtl/>
        </w:rPr>
      </w:pPr>
    </w:p>
    <w:p w14:paraId="38CF2C11" w14:textId="0C2B6B9A" w:rsidR="005F2572" w:rsidRPr="00CC6009" w:rsidRDefault="00B96132" w:rsidP="00BE5F2D">
      <w:pPr>
        <w:pStyle w:val="ListParagraph"/>
        <w:spacing w:line="360" w:lineRule="auto"/>
        <w:ind w:left="844"/>
        <w:rPr>
          <w:rFonts w:asciiTheme="majorBidi" w:hAnsiTheme="majorBidi" w:cstheme="majorBidi"/>
          <w:sz w:val="28"/>
          <w:szCs w:val="28"/>
          <w:rtl/>
        </w:rPr>
      </w:pPr>
      <w:r w:rsidRPr="00CC6009">
        <w:rPr>
          <w:rFonts w:asciiTheme="majorBidi" w:hAnsiTheme="majorBidi" w:cstheme="majorBidi"/>
          <w:noProof/>
          <w:sz w:val="28"/>
          <w:szCs w:val="28"/>
          <w:rtl/>
        </w:rPr>
        <w:drawing>
          <wp:anchor distT="0" distB="0" distL="114300" distR="114300" simplePos="0" relativeHeight="251646976"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Pr="00CC6009" w:rsidRDefault="006C38B7" w:rsidP="00BE5F2D">
      <w:pPr>
        <w:spacing w:line="360" w:lineRule="auto"/>
        <w:rPr>
          <w:rFonts w:asciiTheme="majorBidi" w:hAnsiTheme="majorBidi" w:cstheme="majorBidi"/>
          <w:sz w:val="28"/>
          <w:szCs w:val="28"/>
        </w:rPr>
      </w:pPr>
    </w:p>
    <w:p w14:paraId="0F25DA7C" w14:textId="560664A4" w:rsidR="006D12BF" w:rsidRPr="00CC6009" w:rsidRDefault="006D12BF"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2</w:t>
      </w:r>
      <w:r w:rsidRPr="00CC6009">
        <w:rPr>
          <w:rFonts w:asciiTheme="majorBidi" w:hAnsiTheme="majorBidi" w:cstheme="majorBidi"/>
          <w:b/>
          <w:bCs/>
          <w:sz w:val="28"/>
          <w:szCs w:val="28"/>
          <w:rtl/>
        </w:rPr>
        <w:t xml:space="preserve"> - تصميم شاشات </w:t>
      </w:r>
      <w:r w:rsidR="00F334A1" w:rsidRPr="00CC6009">
        <w:rPr>
          <w:rFonts w:asciiTheme="majorBidi" w:hAnsiTheme="majorBidi" w:cstheme="majorBidi"/>
          <w:b/>
          <w:bCs/>
          <w:sz w:val="28"/>
          <w:szCs w:val="28"/>
          <w:rtl/>
        </w:rPr>
        <w:t>فئات</w:t>
      </w:r>
      <w:r w:rsidR="00847107" w:rsidRPr="00CC6009">
        <w:rPr>
          <w:rFonts w:asciiTheme="majorBidi" w:hAnsiTheme="majorBidi" w:cstheme="majorBidi"/>
          <w:b/>
          <w:bCs/>
          <w:sz w:val="28"/>
          <w:szCs w:val="28"/>
          <w:rtl/>
        </w:rPr>
        <w:t xml:space="preserve"> </w:t>
      </w:r>
      <w:r w:rsidRPr="00CC6009">
        <w:rPr>
          <w:rFonts w:asciiTheme="majorBidi" w:hAnsiTheme="majorBidi" w:cstheme="majorBidi"/>
          <w:b/>
          <w:bCs/>
          <w:sz w:val="28"/>
          <w:szCs w:val="28"/>
          <w:rtl/>
        </w:rPr>
        <w:t>:</w:t>
      </w:r>
    </w:p>
    <w:p w14:paraId="6EB172D2" w14:textId="79DF7A22" w:rsidR="006C38B7" w:rsidRPr="00CC6009" w:rsidRDefault="009428D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53120" behindDoc="0" locked="0" layoutInCell="1" allowOverlap="1" wp14:anchorId="0D5D5FB1" wp14:editId="6439B628">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468AB669" w14:textId="6C22DABD" w:rsidR="006D12BF" w:rsidRPr="004E43D1" w:rsidRDefault="006C38B7" w:rsidP="004E43D1">
      <w:pPr>
        <w:spacing w:line="360" w:lineRule="auto"/>
        <w:rPr>
          <w:rFonts w:asciiTheme="majorBidi" w:hAnsiTheme="majorBidi" w:cstheme="majorBidi"/>
          <w:sz w:val="28"/>
          <w:szCs w:val="28"/>
          <w:rtl/>
        </w:rPr>
      </w:pPr>
      <w:r w:rsidRPr="00CC6009">
        <w:rPr>
          <w:rFonts w:asciiTheme="majorBidi" w:hAnsiTheme="majorBidi" w:cstheme="majorBidi"/>
          <w:sz w:val="28"/>
          <w:szCs w:val="28"/>
        </w:rPr>
        <w:br w:type="page"/>
      </w:r>
    </w:p>
    <w:p w14:paraId="5284B4BB" w14:textId="64A7D872" w:rsidR="006D12BF" w:rsidRPr="00CC6009" w:rsidRDefault="006D12BF"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3</w:t>
      </w:r>
      <w:r w:rsidRPr="00CC6009">
        <w:rPr>
          <w:rFonts w:asciiTheme="majorBidi" w:hAnsiTheme="majorBidi" w:cstheme="majorBidi"/>
          <w:b/>
          <w:bCs/>
          <w:sz w:val="28"/>
          <w:szCs w:val="28"/>
          <w:rtl/>
        </w:rPr>
        <w:t xml:space="preserve"> - تصميم شاشات </w:t>
      </w:r>
      <w:r w:rsidR="00847107" w:rsidRPr="00CC6009">
        <w:rPr>
          <w:rFonts w:asciiTheme="majorBidi" w:hAnsiTheme="majorBidi" w:cstheme="majorBidi"/>
          <w:b/>
          <w:bCs/>
          <w:sz w:val="28"/>
          <w:szCs w:val="28"/>
          <w:rtl/>
        </w:rPr>
        <w:t xml:space="preserve">المنتجات </w:t>
      </w:r>
      <w:r w:rsidRPr="00CC6009">
        <w:rPr>
          <w:rFonts w:asciiTheme="majorBidi" w:hAnsiTheme="majorBidi" w:cstheme="majorBidi"/>
          <w:b/>
          <w:bCs/>
          <w:sz w:val="28"/>
          <w:szCs w:val="28"/>
          <w:rtl/>
        </w:rPr>
        <w:t>:</w:t>
      </w:r>
    </w:p>
    <w:p w14:paraId="4C5AEC2E" w14:textId="78354230" w:rsidR="006531DE" w:rsidRPr="00CC6009" w:rsidRDefault="00243402"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49024"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sidRPr="00CC6009">
        <w:rPr>
          <w:rFonts w:asciiTheme="majorBidi" w:hAnsiTheme="majorBidi" w:cstheme="majorBidi"/>
          <w:sz w:val="28"/>
          <w:szCs w:val="28"/>
        </w:rPr>
        <w:br w:type="page"/>
      </w:r>
    </w:p>
    <w:p w14:paraId="572387D0" w14:textId="04F26946" w:rsidR="006531DE" w:rsidRPr="00CC6009" w:rsidRDefault="006531DE"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4</w:t>
      </w:r>
      <w:r w:rsidRPr="00CC6009">
        <w:rPr>
          <w:rFonts w:asciiTheme="majorBidi" w:hAnsiTheme="majorBidi" w:cstheme="majorBidi"/>
          <w:b/>
          <w:bCs/>
          <w:sz w:val="28"/>
          <w:szCs w:val="28"/>
          <w:rtl/>
        </w:rPr>
        <w:t xml:space="preserve"> - تصميم شاشات </w:t>
      </w:r>
      <w:r w:rsidR="00243402" w:rsidRPr="00CC6009">
        <w:rPr>
          <w:rFonts w:asciiTheme="majorBidi" w:hAnsiTheme="majorBidi" w:cstheme="majorBidi"/>
          <w:b/>
          <w:bCs/>
          <w:sz w:val="28"/>
          <w:szCs w:val="28"/>
          <w:rtl/>
        </w:rPr>
        <w:t>عربة</w:t>
      </w:r>
      <w:r w:rsidRPr="00CC6009">
        <w:rPr>
          <w:rFonts w:asciiTheme="majorBidi" w:hAnsiTheme="majorBidi" w:cstheme="majorBidi"/>
          <w:b/>
          <w:bCs/>
          <w:sz w:val="28"/>
          <w:szCs w:val="28"/>
          <w:rtl/>
        </w:rPr>
        <w:t xml:space="preserve"> </w:t>
      </w:r>
      <w:r w:rsidR="00243402" w:rsidRPr="00CC6009">
        <w:rPr>
          <w:rFonts w:asciiTheme="majorBidi" w:hAnsiTheme="majorBidi" w:cstheme="majorBidi"/>
          <w:b/>
          <w:bCs/>
          <w:sz w:val="28"/>
          <w:szCs w:val="28"/>
          <w:rtl/>
        </w:rPr>
        <w:t xml:space="preserve">تسوق </w:t>
      </w:r>
      <w:r w:rsidRPr="00CC6009">
        <w:rPr>
          <w:rFonts w:asciiTheme="majorBidi" w:hAnsiTheme="majorBidi" w:cstheme="majorBidi"/>
          <w:b/>
          <w:bCs/>
          <w:sz w:val="28"/>
          <w:szCs w:val="28"/>
          <w:rtl/>
        </w:rPr>
        <w:t>:</w:t>
      </w:r>
    </w:p>
    <w:p w14:paraId="157BCD2D" w14:textId="4C21F729" w:rsidR="006C38B7" w:rsidRPr="00CC6009" w:rsidRDefault="006C38B7" w:rsidP="00BE5F2D">
      <w:pPr>
        <w:spacing w:line="360" w:lineRule="auto"/>
        <w:rPr>
          <w:rFonts w:asciiTheme="majorBidi" w:hAnsiTheme="majorBidi" w:cstheme="majorBidi"/>
          <w:sz w:val="28"/>
          <w:szCs w:val="28"/>
        </w:rPr>
      </w:pPr>
    </w:p>
    <w:p w14:paraId="3EBE37FB" w14:textId="4ADC9C8E" w:rsidR="006531DE" w:rsidRPr="00CC6009" w:rsidRDefault="00D24027"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51072"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sidRPr="00CC6009">
        <w:rPr>
          <w:rFonts w:asciiTheme="majorBidi" w:hAnsiTheme="majorBidi" w:cstheme="majorBidi"/>
          <w:sz w:val="28"/>
          <w:szCs w:val="28"/>
        </w:rPr>
        <w:br w:type="page"/>
      </w:r>
    </w:p>
    <w:p w14:paraId="22766B6E" w14:textId="28835E33" w:rsidR="006531DE" w:rsidRPr="00CC6009" w:rsidRDefault="006531DE"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5</w:t>
      </w:r>
      <w:r w:rsidRPr="00CC6009">
        <w:rPr>
          <w:rFonts w:asciiTheme="majorBidi" w:hAnsiTheme="majorBidi" w:cstheme="majorBidi"/>
          <w:b/>
          <w:bCs/>
          <w:sz w:val="28"/>
          <w:szCs w:val="28"/>
          <w:rtl/>
        </w:rPr>
        <w:t xml:space="preserve"> - تصميم شاشات </w:t>
      </w:r>
      <w:r w:rsidR="00646C10" w:rsidRPr="00CC6009">
        <w:rPr>
          <w:rFonts w:asciiTheme="majorBidi" w:hAnsiTheme="majorBidi" w:cstheme="majorBidi"/>
          <w:b/>
          <w:bCs/>
          <w:sz w:val="28"/>
          <w:szCs w:val="28"/>
          <w:rtl/>
        </w:rPr>
        <w:t>الخطأ</w:t>
      </w:r>
      <w:r w:rsidR="00D2372A" w:rsidRPr="00CC6009">
        <w:rPr>
          <w:rFonts w:asciiTheme="majorBidi" w:hAnsiTheme="majorBidi" w:cstheme="majorBidi"/>
          <w:b/>
          <w:bCs/>
          <w:sz w:val="28"/>
          <w:szCs w:val="28"/>
          <w:rtl/>
        </w:rPr>
        <w:t xml:space="preserve"> </w:t>
      </w:r>
      <w:r w:rsidRPr="00CC6009">
        <w:rPr>
          <w:rFonts w:asciiTheme="majorBidi" w:hAnsiTheme="majorBidi" w:cstheme="majorBidi"/>
          <w:b/>
          <w:bCs/>
          <w:sz w:val="28"/>
          <w:szCs w:val="28"/>
          <w:rtl/>
        </w:rPr>
        <w:t>:</w:t>
      </w:r>
    </w:p>
    <w:p w14:paraId="0FDA7E0A" w14:textId="187512F7" w:rsidR="006C38B7" w:rsidRPr="00CC6009" w:rsidRDefault="006C38B7" w:rsidP="00BE5F2D">
      <w:pPr>
        <w:spacing w:line="360" w:lineRule="auto"/>
        <w:rPr>
          <w:rFonts w:asciiTheme="majorBidi" w:hAnsiTheme="majorBidi" w:cstheme="majorBidi"/>
          <w:sz w:val="28"/>
          <w:szCs w:val="28"/>
        </w:rPr>
      </w:pPr>
    </w:p>
    <w:p w14:paraId="5E65585C" w14:textId="27483549" w:rsidR="006C38B7" w:rsidRPr="00CC6009" w:rsidRDefault="00DC156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57216"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sidRPr="00CC6009">
        <w:rPr>
          <w:rFonts w:asciiTheme="majorBidi" w:hAnsiTheme="majorBidi" w:cstheme="majorBidi"/>
          <w:sz w:val="28"/>
          <w:szCs w:val="28"/>
        </w:rPr>
        <w:br w:type="page"/>
      </w:r>
    </w:p>
    <w:p w14:paraId="7B994DEB" w14:textId="77777777" w:rsidR="00A04E2D" w:rsidRPr="00CC6009" w:rsidRDefault="00CC1249"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D2372A" w:rsidRPr="00CC6009">
        <w:rPr>
          <w:rFonts w:asciiTheme="majorBidi" w:hAnsiTheme="majorBidi" w:cstheme="majorBidi"/>
          <w:b/>
          <w:bCs/>
          <w:sz w:val="28"/>
          <w:szCs w:val="28"/>
          <w:rtl/>
        </w:rPr>
        <w:t>6</w:t>
      </w:r>
      <w:r w:rsidRPr="00CC6009">
        <w:rPr>
          <w:rFonts w:asciiTheme="majorBidi" w:hAnsiTheme="majorBidi" w:cstheme="majorBidi"/>
          <w:b/>
          <w:bCs/>
          <w:sz w:val="28"/>
          <w:szCs w:val="28"/>
          <w:rtl/>
        </w:rPr>
        <w:t xml:space="preserve"> - </w:t>
      </w:r>
      <w:r w:rsidR="00A04E2D" w:rsidRPr="00CC6009">
        <w:rPr>
          <w:rFonts w:asciiTheme="majorBidi" w:hAnsiTheme="majorBidi" w:cstheme="majorBidi"/>
          <w:b/>
          <w:bCs/>
          <w:sz w:val="28"/>
          <w:szCs w:val="28"/>
          <w:rtl/>
        </w:rPr>
        <w:t>تصميم شاشات تسجيل الدخول :</w:t>
      </w:r>
    </w:p>
    <w:p w14:paraId="52D67E99" w14:textId="018F5888" w:rsidR="007638AF" w:rsidRPr="00CC6009" w:rsidRDefault="007638AF"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br w:type="page"/>
      </w:r>
      <w:r w:rsidR="002D2F62" w:rsidRPr="00CC6009">
        <w:rPr>
          <w:rFonts w:asciiTheme="majorBidi" w:hAnsiTheme="majorBidi" w:cstheme="majorBidi"/>
          <w:noProof/>
          <w:sz w:val="28"/>
          <w:szCs w:val="28"/>
        </w:rPr>
        <w:drawing>
          <wp:anchor distT="0" distB="0" distL="114300" distR="114300" simplePos="0" relativeHeight="251655168"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Pr="00CC6009" w:rsidRDefault="00A16EEB"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4.4.</w:t>
      </w:r>
      <w:r w:rsidR="009160E2" w:rsidRPr="00CC6009">
        <w:rPr>
          <w:rFonts w:asciiTheme="majorBidi" w:hAnsiTheme="majorBidi" w:cstheme="majorBidi"/>
          <w:b/>
          <w:bCs/>
          <w:sz w:val="28"/>
          <w:szCs w:val="28"/>
          <w:rtl/>
        </w:rPr>
        <w:t>7</w:t>
      </w:r>
      <w:r w:rsidRPr="00CC6009">
        <w:rPr>
          <w:rFonts w:asciiTheme="majorBidi" w:hAnsiTheme="majorBidi" w:cstheme="majorBidi"/>
          <w:b/>
          <w:bCs/>
          <w:sz w:val="28"/>
          <w:szCs w:val="28"/>
          <w:rtl/>
        </w:rPr>
        <w:t xml:space="preserve"> - تصميم شاشات </w:t>
      </w:r>
      <w:r w:rsidR="009C1D80" w:rsidRPr="00CC6009">
        <w:rPr>
          <w:rFonts w:asciiTheme="majorBidi" w:hAnsiTheme="majorBidi" w:cstheme="majorBidi"/>
          <w:b/>
          <w:bCs/>
          <w:sz w:val="28"/>
          <w:szCs w:val="28"/>
          <w:rtl/>
        </w:rPr>
        <w:t>لوحة</w:t>
      </w:r>
      <w:r w:rsidRPr="00CC6009">
        <w:rPr>
          <w:rFonts w:asciiTheme="majorBidi" w:hAnsiTheme="majorBidi" w:cstheme="majorBidi"/>
          <w:b/>
          <w:bCs/>
          <w:sz w:val="28"/>
          <w:szCs w:val="28"/>
          <w:rtl/>
        </w:rPr>
        <w:t xml:space="preserve"> </w:t>
      </w:r>
      <w:r w:rsidR="009C1D80" w:rsidRPr="00CC6009">
        <w:rPr>
          <w:rFonts w:asciiTheme="majorBidi" w:hAnsiTheme="majorBidi" w:cstheme="majorBidi"/>
          <w:b/>
          <w:bCs/>
          <w:sz w:val="28"/>
          <w:szCs w:val="28"/>
          <w:rtl/>
        </w:rPr>
        <w:t xml:space="preserve">التحكم للمدير </w:t>
      </w:r>
      <w:r w:rsidRPr="00CC6009">
        <w:rPr>
          <w:rFonts w:asciiTheme="majorBidi" w:hAnsiTheme="majorBidi" w:cstheme="majorBidi"/>
          <w:b/>
          <w:bCs/>
          <w:sz w:val="28"/>
          <w:szCs w:val="28"/>
          <w:rtl/>
        </w:rPr>
        <w:t>:</w:t>
      </w:r>
    </w:p>
    <w:p w14:paraId="0FC3324C" w14:textId="20BB469A" w:rsidR="00566E29" w:rsidRPr="00CC6009" w:rsidRDefault="00520C27" w:rsidP="00BE5F2D">
      <w:pPr>
        <w:bidi/>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drawing>
          <wp:anchor distT="0" distB="0" distL="114300" distR="114300" simplePos="0" relativeHeight="251661312"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Pr="00CC6009" w:rsidRDefault="00566E29" w:rsidP="00BE5F2D">
      <w:pPr>
        <w:spacing w:line="360" w:lineRule="auto"/>
        <w:rPr>
          <w:rFonts w:asciiTheme="majorBidi" w:hAnsiTheme="majorBidi" w:cstheme="majorBidi"/>
          <w:sz w:val="28"/>
          <w:szCs w:val="28"/>
          <w:rtl/>
        </w:rPr>
      </w:pPr>
      <w:r w:rsidRPr="00CC6009">
        <w:rPr>
          <w:rFonts w:asciiTheme="majorBidi" w:hAnsiTheme="majorBidi" w:cstheme="majorBidi"/>
          <w:sz w:val="28"/>
          <w:szCs w:val="28"/>
          <w:rtl/>
        </w:rPr>
        <w:br w:type="page"/>
      </w:r>
    </w:p>
    <w:p w14:paraId="53E89A5E" w14:textId="71DF1D69" w:rsidR="00A16EEB" w:rsidRPr="00CC6009" w:rsidRDefault="007827EB" w:rsidP="00BE5F2D">
      <w:pPr>
        <w:bidi/>
        <w:spacing w:line="360" w:lineRule="auto"/>
        <w:rPr>
          <w:rFonts w:asciiTheme="majorBidi" w:hAnsiTheme="majorBidi" w:cstheme="majorBidi"/>
          <w:b/>
          <w:bCs/>
          <w:sz w:val="28"/>
          <w:szCs w:val="28"/>
          <w:rtl/>
        </w:rPr>
      </w:pPr>
      <w:r w:rsidRPr="00CC6009">
        <w:rPr>
          <w:rFonts w:asciiTheme="majorBidi" w:hAnsiTheme="majorBidi" w:cstheme="majorBidi"/>
          <w:noProof/>
          <w:sz w:val="28"/>
          <w:szCs w:val="28"/>
          <w:rtl/>
        </w:rPr>
        <w:drawing>
          <wp:anchor distT="0" distB="0" distL="114300" distR="114300" simplePos="0" relativeHeight="251659264"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8">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C6009">
        <w:rPr>
          <w:rFonts w:asciiTheme="majorBidi" w:hAnsiTheme="majorBidi" w:cstheme="majorBidi"/>
          <w:b/>
          <w:bCs/>
          <w:sz w:val="28"/>
          <w:szCs w:val="28"/>
          <w:rtl/>
        </w:rPr>
        <w:t>4.4.</w:t>
      </w:r>
      <w:r w:rsidR="009160E2" w:rsidRPr="00CC6009">
        <w:rPr>
          <w:rFonts w:asciiTheme="majorBidi" w:hAnsiTheme="majorBidi" w:cstheme="majorBidi"/>
          <w:b/>
          <w:bCs/>
          <w:sz w:val="28"/>
          <w:szCs w:val="28"/>
          <w:rtl/>
        </w:rPr>
        <w:t>8</w:t>
      </w:r>
      <w:r w:rsidR="00A16EEB" w:rsidRPr="00CC6009">
        <w:rPr>
          <w:rFonts w:asciiTheme="majorBidi" w:hAnsiTheme="majorBidi" w:cstheme="majorBidi"/>
          <w:b/>
          <w:bCs/>
          <w:sz w:val="28"/>
          <w:szCs w:val="28"/>
          <w:rtl/>
        </w:rPr>
        <w:t xml:space="preserve"> - تصميم شاشات </w:t>
      </w:r>
      <w:r w:rsidR="00270CC2" w:rsidRPr="00CC6009">
        <w:rPr>
          <w:rFonts w:asciiTheme="majorBidi" w:hAnsiTheme="majorBidi" w:cstheme="majorBidi"/>
          <w:b/>
          <w:bCs/>
          <w:sz w:val="28"/>
          <w:szCs w:val="28"/>
          <w:rtl/>
        </w:rPr>
        <w:t>لوحة</w:t>
      </w:r>
      <w:r w:rsidR="00A16EEB" w:rsidRPr="00CC6009">
        <w:rPr>
          <w:rFonts w:asciiTheme="majorBidi" w:hAnsiTheme="majorBidi" w:cstheme="majorBidi"/>
          <w:b/>
          <w:bCs/>
          <w:sz w:val="28"/>
          <w:szCs w:val="28"/>
          <w:rtl/>
        </w:rPr>
        <w:t xml:space="preserve"> </w:t>
      </w:r>
      <w:r w:rsidR="00270CC2" w:rsidRPr="00CC6009">
        <w:rPr>
          <w:rFonts w:asciiTheme="majorBidi" w:hAnsiTheme="majorBidi" w:cstheme="majorBidi"/>
          <w:b/>
          <w:bCs/>
          <w:sz w:val="28"/>
          <w:szCs w:val="28"/>
          <w:rtl/>
        </w:rPr>
        <w:t xml:space="preserve">التحكم للمستخدمين </w:t>
      </w:r>
      <w:r w:rsidR="00A16EEB" w:rsidRPr="00CC6009">
        <w:rPr>
          <w:rFonts w:asciiTheme="majorBidi" w:hAnsiTheme="majorBidi" w:cstheme="majorBidi"/>
          <w:b/>
          <w:bCs/>
          <w:sz w:val="28"/>
          <w:szCs w:val="28"/>
          <w:rtl/>
        </w:rPr>
        <w:t>:</w:t>
      </w:r>
    </w:p>
    <w:p w14:paraId="3C2DDAA9" w14:textId="353CA051" w:rsidR="00566E29" w:rsidRPr="00CC6009" w:rsidRDefault="00566E29" w:rsidP="00BE5F2D">
      <w:pPr>
        <w:bidi/>
        <w:spacing w:line="360" w:lineRule="auto"/>
        <w:rPr>
          <w:rFonts w:asciiTheme="majorBidi" w:hAnsiTheme="majorBidi" w:cstheme="majorBidi"/>
          <w:sz w:val="28"/>
          <w:szCs w:val="28"/>
          <w:rtl/>
        </w:rPr>
      </w:pPr>
    </w:p>
    <w:p w14:paraId="49B91618" w14:textId="1A7E1FB6" w:rsidR="00CC1249" w:rsidRPr="00CC6009" w:rsidRDefault="00566E29" w:rsidP="00BE5F2D">
      <w:pPr>
        <w:spacing w:line="360" w:lineRule="auto"/>
        <w:rPr>
          <w:rFonts w:asciiTheme="majorBidi" w:hAnsiTheme="majorBidi" w:cstheme="majorBidi"/>
          <w:sz w:val="28"/>
          <w:szCs w:val="28"/>
        </w:rPr>
      </w:pPr>
      <w:r w:rsidRPr="00CC6009">
        <w:rPr>
          <w:rFonts w:asciiTheme="majorBidi" w:hAnsiTheme="majorBidi" w:cstheme="majorBidi"/>
          <w:sz w:val="28"/>
          <w:szCs w:val="28"/>
          <w:rtl/>
        </w:rPr>
        <w:br w:type="page"/>
      </w:r>
    </w:p>
    <w:p w14:paraId="00DA14A7" w14:textId="02C24BBF" w:rsidR="006C5408" w:rsidRPr="00CC6009" w:rsidRDefault="006C5408" w:rsidP="00BE5F2D">
      <w:pPr>
        <w:spacing w:line="360" w:lineRule="auto"/>
        <w:rPr>
          <w:rFonts w:asciiTheme="majorBidi" w:hAnsiTheme="majorBidi" w:cstheme="majorBidi"/>
          <w:sz w:val="28"/>
          <w:szCs w:val="28"/>
        </w:rPr>
      </w:pPr>
    </w:p>
    <w:p w14:paraId="72E08F9D" w14:textId="2BF260D7" w:rsidR="002824E2" w:rsidRPr="00CC6009" w:rsidRDefault="002824E2" w:rsidP="00BE5F2D">
      <w:pPr>
        <w:spacing w:line="360" w:lineRule="auto"/>
        <w:rPr>
          <w:rFonts w:asciiTheme="majorBidi" w:hAnsiTheme="majorBidi" w:cstheme="majorBidi"/>
          <w:sz w:val="28"/>
          <w:szCs w:val="28"/>
        </w:rPr>
      </w:pPr>
    </w:p>
    <w:p w14:paraId="0C79EAC1" w14:textId="77777777" w:rsidR="002824E2" w:rsidRPr="00CC6009" w:rsidRDefault="002824E2" w:rsidP="00BE5F2D">
      <w:pPr>
        <w:spacing w:line="360" w:lineRule="auto"/>
        <w:rPr>
          <w:rFonts w:asciiTheme="majorBidi" w:hAnsiTheme="majorBidi" w:cstheme="majorBidi"/>
          <w:sz w:val="28"/>
          <w:szCs w:val="28"/>
        </w:rPr>
      </w:pPr>
    </w:p>
    <w:p w14:paraId="2A38396B" w14:textId="7CADDC08" w:rsidR="006C5408" w:rsidRPr="00CC6009" w:rsidRDefault="006C5408" w:rsidP="00BE5F2D">
      <w:pPr>
        <w:spacing w:line="360" w:lineRule="auto"/>
        <w:rPr>
          <w:rFonts w:asciiTheme="majorBidi" w:hAnsiTheme="majorBidi" w:cstheme="majorBidi"/>
          <w:sz w:val="28"/>
          <w:szCs w:val="28"/>
        </w:rPr>
      </w:pPr>
    </w:p>
    <w:p w14:paraId="3BAC7C79" w14:textId="3619FA8D" w:rsidR="006C5408" w:rsidRPr="00CC6009" w:rsidRDefault="006C5408" w:rsidP="00BE5F2D">
      <w:pPr>
        <w:spacing w:line="360" w:lineRule="auto"/>
        <w:rPr>
          <w:rFonts w:asciiTheme="majorBidi" w:hAnsiTheme="majorBidi" w:cstheme="majorBidi"/>
          <w:sz w:val="28"/>
          <w:szCs w:val="28"/>
        </w:rPr>
      </w:pPr>
    </w:p>
    <w:p w14:paraId="1DADCA71" w14:textId="580D6B2F" w:rsidR="002824E2" w:rsidRPr="00CC6009" w:rsidRDefault="002824E2" w:rsidP="00BE5F2D">
      <w:pPr>
        <w:spacing w:line="360" w:lineRule="auto"/>
        <w:rPr>
          <w:rFonts w:asciiTheme="majorBidi" w:hAnsiTheme="majorBidi" w:cstheme="majorBidi"/>
          <w:sz w:val="28"/>
          <w:szCs w:val="28"/>
        </w:rPr>
      </w:pPr>
    </w:p>
    <w:p w14:paraId="2EFEE444" w14:textId="77777777" w:rsidR="002824E2" w:rsidRPr="00CC6009" w:rsidRDefault="002824E2" w:rsidP="00BE5F2D">
      <w:pPr>
        <w:spacing w:line="360" w:lineRule="auto"/>
        <w:rPr>
          <w:rFonts w:asciiTheme="majorBidi" w:hAnsiTheme="majorBidi" w:cstheme="majorBidi"/>
          <w:sz w:val="28"/>
          <w:szCs w:val="28"/>
        </w:rPr>
      </w:pPr>
    </w:p>
    <w:p w14:paraId="0C597862" w14:textId="77777777" w:rsidR="002824E2" w:rsidRPr="00CC6009" w:rsidRDefault="002824E2" w:rsidP="00BE5F2D">
      <w:pPr>
        <w:spacing w:line="360" w:lineRule="auto"/>
        <w:rPr>
          <w:rFonts w:asciiTheme="majorBidi" w:hAnsiTheme="majorBidi" w:cstheme="majorBidi"/>
          <w:sz w:val="28"/>
          <w:szCs w:val="28"/>
        </w:rPr>
      </w:pPr>
    </w:p>
    <w:p w14:paraId="55CC0AEE" w14:textId="7F8E2EC8" w:rsidR="00274F5A" w:rsidRPr="00CC6009" w:rsidRDefault="00274F5A"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الاختبار </w:t>
      </w:r>
      <w:r w:rsidR="00F22B6D"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   </w:t>
      </w:r>
    </w:p>
    <w:p w14:paraId="0FCC3943" w14:textId="48C8DD1A" w:rsidR="00274F5A" w:rsidRPr="00CC6009" w:rsidRDefault="00274F5A"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Testing Phase</w:t>
      </w:r>
    </w:p>
    <w:p w14:paraId="6692952A" w14:textId="0E678995" w:rsidR="006C5408" w:rsidRPr="00CC6009" w:rsidRDefault="006C5408" w:rsidP="00BE5F2D">
      <w:pPr>
        <w:spacing w:line="360" w:lineRule="auto"/>
        <w:rPr>
          <w:rFonts w:asciiTheme="majorBidi" w:hAnsiTheme="majorBidi" w:cstheme="majorBidi"/>
          <w:sz w:val="28"/>
          <w:szCs w:val="28"/>
        </w:rPr>
      </w:pPr>
    </w:p>
    <w:p w14:paraId="3515D153" w14:textId="77777777" w:rsidR="006C5408" w:rsidRPr="00CC6009" w:rsidRDefault="006C5408" w:rsidP="00BE5F2D">
      <w:pPr>
        <w:spacing w:line="360" w:lineRule="auto"/>
        <w:rPr>
          <w:rFonts w:asciiTheme="majorBidi" w:hAnsiTheme="majorBidi" w:cstheme="majorBidi"/>
          <w:sz w:val="28"/>
          <w:szCs w:val="28"/>
        </w:rPr>
      </w:pPr>
    </w:p>
    <w:p w14:paraId="35BA71D2" w14:textId="4CAD6892" w:rsidR="006C5408" w:rsidRPr="00CC6009" w:rsidRDefault="006C5408" w:rsidP="00BE5F2D">
      <w:pPr>
        <w:spacing w:line="360" w:lineRule="auto"/>
        <w:rPr>
          <w:rFonts w:asciiTheme="majorBidi" w:hAnsiTheme="majorBidi" w:cstheme="majorBidi"/>
          <w:sz w:val="28"/>
          <w:szCs w:val="28"/>
        </w:rPr>
      </w:pPr>
    </w:p>
    <w:p w14:paraId="3391765E" w14:textId="77777777" w:rsidR="006C5408" w:rsidRPr="00CC6009" w:rsidRDefault="006C5408" w:rsidP="00BE5F2D">
      <w:pPr>
        <w:spacing w:line="360" w:lineRule="auto"/>
        <w:rPr>
          <w:rFonts w:asciiTheme="majorBidi" w:hAnsiTheme="majorBidi" w:cstheme="majorBidi"/>
          <w:sz w:val="28"/>
          <w:szCs w:val="28"/>
        </w:rPr>
      </w:pPr>
    </w:p>
    <w:p w14:paraId="68FF65BE" w14:textId="66FA59AF" w:rsidR="006C5408" w:rsidRPr="00CC6009" w:rsidRDefault="006C5408" w:rsidP="00BE5F2D">
      <w:pPr>
        <w:spacing w:line="360" w:lineRule="auto"/>
        <w:ind w:left="-951"/>
        <w:jc w:val="center"/>
        <w:rPr>
          <w:rFonts w:asciiTheme="majorBidi" w:hAnsiTheme="majorBidi" w:cstheme="majorBidi"/>
          <w:b/>
          <w:bCs/>
          <w:color w:val="2E74B5" w:themeColor="accent5" w:themeShade="BF"/>
          <w:sz w:val="28"/>
          <w:szCs w:val="28"/>
          <w:rtl/>
        </w:rPr>
      </w:pPr>
    </w:p>
    <w:p w14:paraId="54058BAB" w14:textId="77777777" w:rsidR="006C38B7" w:rsidRPr="00CC6009" w:rsidRDefault="006C38B7"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72871EDB" w14:textId="5A4A93A5" w:rsidR="00280546" w:rsidRPr="00CC6009" w:rsidRDefault="00435949"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CC6009" w:rsidRDefault="00435949" w:rsidP="00BE5F2D">
      <w:pPr>
        <w:bidi/>
        <w:spacing w:line="360" w:lineRule="auto"/>
        <w:rPr>
          <w:rFonts w:asciiTheme="majorBidi" w:hAnsiTheme="majorBidi" w:cstheme="majorBidi"/>
          <w:sz w:val="28"/>
          <w:szCs w:val="28"/>
        </w:rPr>
      </w:pPr>
    </w:p>
    <w:p w14:paraId="44B7A5DA" w14:textId="575A960B" w:rsidR="00280546" w:rsidRPr="00CC6009" w:rsidRDefault="00280546"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5.1 </w:t>
      </w:r>
      <w:r w:rsidR="00465214" w:rsidRPr="00CC6009">
        <w:rPr>
          <w:rFonts w:asciiTheme="majorBidi" w:hAnsiTheme="majorBidi" w:cstheme="majorBidi"/>
          <w:b/>
          <w:bCs/>
          <w:color w:val="2E74B5" w:themeColor="accent5" w:themeShade="BF"/>
          <w:sz w:val="28"/>
          <w:szCs w:val="28"/>
          <w:rtl/>
        </w:rPr>
        <w:t>–</w:t>
      </w:r>
      <w:r w:rsidRPr="00CC6009">
        <w:rPr>
          <w:rFonts w:asciiTheme="majorBidi" w:hAnsiTheme="majorBidi" w:cstheme="majorBidi"/>
          <w:b/>
          <w:bCs/>
          <w:color w:val="2E74B5" w:themeColor="accent5" w:themeShade="BF"/>
          <w:sz w:val="28"/>
          <w:szCs w:val="28"/>
          <w:rtl/>
        </w:rPr>
        <w:t xml:space="preserve"> </w:t>
      </w:r>
      <w:r w:rsidR="00465214" w:rsidRPr="00CC6009">
        <w:rPr>
          <w:rFonts w:asciiTheme="majorBidi" w:hAnsiTheme="majorBidi" w:cstheme="majorBidi"/>
          <w:b/>
          <w:bCs/>
          <w:color w:val="2E74B5" w:themeColor="accent5" w:themeShade="BF"/>
          <w:sz w:val="28"/>
          <w:szCs w:val="28"/>
          <w:rtl/>
        </w:rPr>
        <w:t xml:space="preserve">اختبار </w:t>
      </w:r>
      <w:r w:rsidR="00486689" w:rsidRPr="00CC6009">
        <w:rPr>
          <w:rFonts w:asciiTheme="majorBidi" w:hAnsiTheme="majorBidi" w:cstheme="majorBidi"/>
          <w:b/>
          <w:bCs/>
          <w:color w:val="2E74B5" w:themeColor="accent5" w:themeShade="BF"/>
          <w:sz w:val="28"/>
          <w:szCs w:val="28"/>
          <w:rtl/>
        </w:rPr>
        <w:t xml:space="preserve">الجزء البرمجي  (Module </w:t>
      </w:r>
      <w:r w:rsidR="009D37AE" w:rsidRPr="00CC6009">
        <w:rPr>
          <w:rFonts w:asciiTheme="majorBidi" w:hAnsiTheme="majorBidi" w:cstheme="majorBidi"/>
          <w:b/>
          <w:bCs/>
          <w:color w:val="2E74B5" w:themeColor="accent5" w:themeShade="BF"/>
          <w:sz w:val="28"/>
          <w:szCs w:val="28"/>
          <w:rtl/>
        </w:rPr>
        <w:t>Test) :</w:t>
      </w:r>
    </w:p>
    <w:p w14:paraId="6110A6D6" w14:textId="3494643E" w:rsidR="00706A62" w:rsidRPr="00CC6009" w:rsidRDefault="00FE4E7F" w:rsidP="00BE5F2D">
      <w:pPr>
        <w:spacing w:line="360" w:lineRule="auto"/>
        <w:ind w:left="720"/>
        <w:jc w:val="right"/>
        <w:rPr>
          <w:rFonts w:asciiTheme="majorBidi" w:hAnsiTheme="majorBidi" w:cstheme="majorBidi"/>
          <w:sz w:val="28"/>
          <w:szCs w:val="28"/>
          <w:rtl/>
        </w:rPr>
      </w:pPr>
      <w:r w:rsidRPr="00CC6009">
        <w:rPr>
          <w:rFonts w:asciiTheme="majorBidi" w:hAnsiTheme="majorBidi" w:cstheme="majorBidi"/>
          <w:sz w:val="28"/>
          <w:szCs w:val="28"/>
          <w:rtl/>
        </w:rPr>
        <w:t>نحن قمنا باختبار الجزء البرمجي المسئول عن برمجته و تنفيذه و تصحيح الأخطاء إن وجدت .</w:t>
      </w:r>
      <w:r w:rsidR="00C17832" w:rsidRPr="00CC6009">
        <w:rPr>
          <w:rFonts w:asciiTheme="majorBidi" w:hAnsiTheme="majorBidi" w:cstheme="majorBidi"/>
          <w:sz w:val="28"/>
          <w:szCs w:val="28"/>
          <w:rtl/>
        </w:rPr>
        <w:t xml:space="preserve">    </w:t>
      </w:r>
    </w:p>
    <w:p w14:paraId="3BD67285" w14:textId="77777777" w:rsidR="0009135B" w:rsidRPr="00CC6009" w:rsidRDefault="0009135B" w:rsidP="00BE5F2D">
      <w:pPr>
        <w:spacing w:line="360" w:lineRule="auto"/>
        <w:ind w:left="720"/>
        <w:jc w:val="right"/>
        <w:rPr>
          <w:rFonts w:asciiTheme="majorBidi" w:hAnsiTheme="majorBidi" w:cstheme="majorBidi"/>
          <w:sz w:val="28"/>
          <w:szCs w:val="28"/>
        </w:rPr>
      </w:pPr>
    </w:p>
    <w:p w14:paraId="56DD3921" w14:textId="6ACEE119" w:rsidR="00706A62" w:rsidRPr="00CC6009" w:rsidRDefault="00706A6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5.</w:t>
      </w:r>
      <w:r w:rsidR="0012133E"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 – اختبار </w:t>
      </w:r>
      <w:r w:rsidR="0012133E" w:rsidRPr="00CC6009">
        <w:rPr>
          <w:rFonts w:asciiTheme="majorBidi" w:hAnsiTheme="majorBidi" w:cstheme="majorBidi"/>
          <w:b/>
          <w:bCs/>
          <w:color w:val="2E74B5" w:themeColor="accent5" w:themeShade="BF"/>
          <w:sz w:val="28"/>
          <w:szCs w:val="28"/>
          <w:rtl/>
        </w:rPr>
        <w:t>التكامل</w:t>
      </w:r>
      <w:r w:rsidRPr="00CC6009">
        <w:rPr>
          <w:rFonts w:asciiTheme="majorBidi" w:hAnsiTheme="majorBidi" w:cstheme="majorBidi"/>
          <w:b/>
          <w:bCs/>
          <w:color w:val="2E74B5" w:themeColor="accent5" w:themeShade="BF"/>
          <w:sz w:val="28"/>
          <w:szCs w:val="28"/>
          <w:rtl/>
        </w:rPr>
        <w:t xml:space="preserve">  (</w:t>
      </w:r>
      <w:r w:rsidR="00857B39" w:rsidRPr="00CC6009">
        <w:rPr>
          <w:rFonts w:asciiTheme="majorBidi" w:hAnsiTheme="majorBidi" w:cstheme="majorBidi"/>
          <w:b/>
          <w:bCs/>
          <w:color w:val="2E74B5" w:themeColor="accent5" w:themeShade="BF"/>
          <w:sz w:val="28"/>
          <w:szCs w:val="28"/>
          <w:rtl/>
        </w:rPr>
        <w:t>Integration</w:t>
      </w:r>
      <w:r w:rsidRPr="00CC6009">
        <w:rPr>
          <w:rFonts w:asciiTheme="majorBidi" w:hAnsiTheme="majorBidi" w:cstheme="majorBidi"/>
          <w:b/>
          <w:bCs/>
          <w:color w:val="2E74B5" w:themeColor="accent5" w:themeShade="BF"/>
          <w:sz w:val="28"/>
          <w:szCs w:val="28"/>
          <w:rtl/>
        </w:rPr>
        <w:t xml:space="preserve"> Test) :</w:t>
      </w:r>
    </w:p>
    <w:p w14:paraId="7DC9D7AC" w14:textId="38554FEC" w:rsidR="00FE4E7F" w:rsidRPr="00CC6009" w:rsidRDefault="00C17832" w:rsidP="00BE5F2D">
      <w:pPr>
        <w:pStyle w:val="ListParagraph"/>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 </w:t>
      </w:r>
      <w:r w:rsidR="00D72596" w:rsidRPr="00CC6009">
        <w:rPr>
          <w:rFonts w:asciiTheme="majorBidi" w:hAnsiTheme="majorBidi" w:cstheme="majorBidi"/>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CC6009" w:rsidRDefault="0009135B" w:rsidP="00BE5F2D">
      <w:pPr>
        <w:pStyle w:val="ListParagraph"/>
        <w:bidi w:val="0"/>
        <w:spacing w:line="360" w:lineRule="auto"/>
        <w:jc w:val="right"/>
        <w:rPr>
          <w:rFonts w:asciiTheme="majorBidi" w:hAnsiTheme="majorBidi" w:cstheme="majorBidi"/>
          <w:sz w:val="28"/>
          <w:szCs w:val="28"/>
        </w:rPr>
      </w:pPr>
    </w:p>
    <w:p w14:paraId="3B80E25F" w14:textId="3C6F7F36" w:rsidR="00706A62" w:rsidRPr="00CC6009" w:rsidRDefault="0012133E"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5.3</w:t>
      </w:r>
      <w:r w:rsidR="00706A62" w:rsidRPr="00CC6009">
        <w:rPr>
          <w:rFonts w:asciiTheme="majorBidi" w:hAnsiTheme="majorBidi" w:cstheme="majorBidi"/>
          <w:b/>
          <w:bCs/>
          <w:color w:val="2E74B5" w:themeColor="accent5" w:themeShade="BF"/>
          <w:sz w:val="28"/>
          <w:szCs w:val="28"/>
          <w:rtl/>
        </w:rPr>
        <w:t xml:space="preserve"> – اختبار </w:t>
      </w:r>
      <w:r w:rsidR="00857B39" w:rsidRPr="00CC6009">
        <w:rPr>
          <w:rFonts w:asciiTheme="majorBidi" w:hAnsiTheme="majorBidi" w:cstheme="majorBidi"/>
          <w:b/>
          <w:bCs/>
          <w:color w:val="2E74B5" w:themeColor="accent5" w:themeShade="BF"/>
          <w:sz w:val="28"/>
          <w:szCs w:val="28"/>
          <w:rtl/>
        </w:rPr>
        <w:t>النظام</w:t>
      </w:r>
      <w:r w:rsidR="00706A62" w:rsidRPr="00CC6009">
        <w:rPr>
          <w:rFonts w:asciiTheme="majorBidi" w:hAnsiTheme="majorBidi" w:cstheme="majorBidi"/>
          <w:b/>
          <w:bCs/>
          <w:color w:val="2E74B5" w:themeColor="accent5" w:themeShade="BF"/>
          <w:sz w:val="28"/>
          <w:szCs w:val="28"/>
          <w:rtl/>
        </w:rPr>
        <w:t xml:space="preserve">  (</w:t>
      </w:r>
      <w:r w:rsidR="00376463" w:rsidRPr="00CC6009">
        <w:rPr>
          <w:rFonts w:asciiTheme="majorBidi" w:hAnsiTheme="majorBidi" w:cstheme="majorBidi"/>
          <w:b/>
          <w:bCs/>
          <w:color w:val="2E74B5" w:themeColor="accent5" w:themeShade="BF"/>
          <w:sz w:val="28"/>
          <w:szCs w:val="28"/>
          <w:rtl/>
        </w:rPr>
        <w:t>System</w:t>
      </w:r>
      <w:r w:rsidR="00706A62" w:rsidRPr="00CC6009">
        <w:rPr>
          <w:rFonts w:asciiTheme="majorBidi" w:hAnsiTheme="majorBidi" w:cstheme="majorBidi"/>
          <w:b/>
          <w:bCs/>
          <w:color w:val="2E74B5" w:themeColor="accent5" w:themeShade="BF"/>
          <w:sz w:val="28"/>
          <w:szCs w:val="28"/>
          <w:rtl/>
        </w:rPr>
        <w:t xml:space="preserve"> Test) :</w:t>
      </w:r>
    </w:p>
    <w:p w14:paraId="1C701A74" w14:textId="2CF4238C" w:rsidR="00376463" w:rsidRPr="00CC6009" w:rsidRDefault="00FE4E7F" w:rsidP="00BE5F2D">
      <w:pPr>
        <w:spacing w:line="360" w:lineRule="auto"/>
        <w:jc w:val="right"/>
        <w:rPr>
          <w:rFonts w:asciiTheme="majorBidi" w:hAnsiTheme="majorBidi" w:cstheme="majorBidi"/>
          <w:sz w:val="28"/>
          <w:szCs w:val="28"/>
        </w:rPr>
      </w:pPr>
      <w:r w:rsidRPr="00CC6009">
        <w:rPr>
          <w:rFonts w:asciiTheme="majorBidi" w:hAnsiTheme="majorBidi" w:cstheme="majorBidi"/>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Pr="00CC6009" w:rsidRDefault="00376463"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5.4 – اختبار </w:t>
      </w:r>
      <w:r w:rsidRPr="00CC6009">
        <w:rPr>
          <w:rFonts w:asciiTheme="majorBidi" w:hAnsiTheme="majorBidi" w:cstheme="majorBidi"/>
          <w:b/>
          <w:bCs/>
          <w:i/>
          <w:iCs/>
          <w:color w:val="2E74B5" w:themeColor="accent5" w:themeShade="BF"/>
          <w:sz w:val="28"/>
          <w:szCs w:val="28"/>
          <w:rtl/>
        </w:rPr>
        <w:t>المستخدم</w:t>
      </w:r>
      <w:r w:rsidRPr="00CC6009">
        <w:rPr>
          <w:rFonts w:asciiTheme="majorBidi" w:hAnsiTheme="majorBidi" w:cstheme="majorBidi"/>
          <w:b/>
          <w:bCs/>
          <w:color w:val="2E74B5" w:themeColor="accent5" w:themeShade="BF"/>
          <w:sz w:val="28"/>
          <w:szCs w:val="28"/>
          <w:rtl/>
        </w:rPr>
        <w:t xml:space="preserve">  (</w:t>
      </w:r>
      <w:r w:rsidR="006B49BC" w:rsidRPr="00CC6009">
        <w:rPr>
          <w:rFonts w:asciiTheme="majorBidi" w:hAnsiTheme="majorBidi" w:cstheme="majorBidi"/>
          <w:b/>
          <w:bCs/>
          <w:color w:val="2E74B5" w:themeColor="accent5" w:themeShade="BF"/>
          <w:sz w:val="28"/>
          <w:szCs w:val="28"/>
          <w:rtl/>
        </w:rPr>
        <w:t>User</w:t>
      </w:r>
      <w:r w:rsidRPr="00CC6009">
        <w:rPr>
          <w:rFonts w:asciiTheme="majorBidi" w:hAnsiTheme="majorBidi" w:cstheme="majorBidi"/>
          <w:b/>
          <w:bCs/>
          <w:color w:val="2E74B5" w:themeColor="accent5" w:themeShade="BF"/>
          <w:sz w:val="28"/>
          <w:szCs w:val="28"/>
          <w:rtl/>
        </w:rPr>
        <w:t xml:space="preserve"> Test) :</w:t>
      </w:r>
    </w:p>
    <w:p w14:paraId="53D4AA12" w14:textId="77777777" w:rsidR="00C17832" w:rsidRPr="00CC6009" w:rsidRDefault="00C17832" w:rsidP="00BE5F2D">
      <w:pPr>
        <w:pStyle w:val="ListParagraph"/>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اختبار المستخدم او اختبار القبول أو تقييم الزبون .</w:t>
      </w:r>
    </w:p>
    <w:p w14:paraId="208D6276" w14:textId="77777777" w:rsidR="00C17832" w:rsidRPr="00CC6009" w:rsidRDefault="00C17832" w:rsidP="00BE5F2D">
      <w:pPr>
        <w:pStyle w:val="ListParagraph"/>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C6009" w:rsidRDefault="00C17832" w:rsidP="00BE5F2D">
      <w:pPr>
        <w:pStyle w:val="ListParagraph"/>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و في كل مرحلة من مراحل المشروع نقوم بعرض المنظومة على الزبون ,لتأكد من صلاحيتها ,و جودة ادائها لجميع المهام</w:t>
      </w:r>
      <w:r w:rsidR="00716E00" w:rsidRPr="00CC6009">
        <w:rPr>
          <w:rFonts w:asciiTheme="majorBidi" w:hAnsiTheme="majorBidi" w:cstheme="majorBidi"/>
          <w:sz w:val="28"/>
          <w:szCs w:val="28"/>
          <w:rtl/>
        </w:rPr>
        <w:t>.</w:t>
      </w:r>
      <w:r w:rsidRPr="00CC6009">
        <w:rPr>
          <w:rFonts w:asciiTheme="majorBidi" w:hAnsiTheme="majorBidi" w:cstheme="majorBidi"/>
          <w:sz w:val="28"/>
          <w:szCs w:val="28"/>
          <w:rtl/>
        </w:rPr>
        <w:t xml:space="preserve"> </w:t>
      </w:r>
    </w:p>
    <w:p w14:paraId="3ACE49F3" w14:textId="16F7B8B6" w:rsidR="00280546" w:rsidRPr="00CC6009" w:rsidRDefault="00280546" w:rsidP="00BE5F2D">
      <w:pPr>
        <w:spacing w:line="360" w:lineRule="auto"/>
        <w:rPr>
          <w:rFonts w:asciiTheme="majorBidi" w:hAnsiTheme="majorBidi" w:cstheme="majorBidi"/>
          <w:b/>
          <w:bCs/>
          <w:sz w:val="28"/>
          <w:szCs w:val="28"/>
        </w:rPr>
      </w:pPr>
    </w:p>
    <w:p w14:paraId="3875D1E5" w14:textId="1B020560" w:rsidR="00280546" w:rsidRPr="00CC6009" w:rsidRDefault="00280546" w:rsidP="00BE5F2D">
      <w:pPr>
        <w:spacing w:line="360" w:lineRule="auto"/>
        <w:rPr>
          <w:rFonts w:asciiTheme="majorBidi" w:hAnsiTheme="majorBidi" w:cstheme="majorBidi"/>
          <w:b/>
          <w:bCs/>
          <w:sz w:val="28"/>
          <w:szCs w:val="28"/>
        </w:rPr>
      </w:pPr>
    </w:p>
    <w:p w14:paraId="3794FCC8" w14:textId="69B25461" w:rsidR="00280546" w:rsidRPr="00CC6009" w:rsidRDefault="00280546" w:rsidP="00BE5F2D">
      <w:pPr>
        <w:spacing w:line="360" w:lineRule="auto"/>
        <w:rPr>
          <w:rFonts w:asciiTheme="majorBidi" w:hAnsiTheme="majorBidi" w:cstheme="majorBidi"/>
          <w:b/>
          <w:bCs/>
          <w:sz w:val="28"/>
          <w:szCs w:val="28"/>
        </w:rPr>
      </w:pPr>
    </w:p>
    <w:p w14:paraId="795BF144" w14:textId="5743AA59" w:rsidR="00280546" w:rsidRPr="00CC6009" w:rsidRDefault="00280546" w:rsidP="00BE5F2D">
      <w:pPr>
        <w:spacing w:line="360" w:lineRule="auto"/>
        <w:rPr>
          <w:rFonts w:asciiTheme="majorBidi" w:hAnsiTheme="majorBidi" w:cstheme="majorBidi"/>
          <w:b/>
          <w:bCs/>
          <w:sz w:val="28"/>
          <w:szCs w:val="28"/>
        </w:rPr>
      </w:pPr>
    </w:p>
    <w:p w14:paraId="357F3F1D" w14:textId="1CD957AE" w:rsidR="00744D9F" w:rsidRPr="00CC6009" w:rsidRDefault="00744D9F" w:rsidP="00BE5F2D">
      <w:pPr>
        <w:spacing w:line="360" w:lineRule="auto"/>
        <w:rPr>
          <w:rFonts w:asciiTheme="majorBidi" w:hAnsiTheme="majorBidi" w:cstheme="majorBidi"/>
          <w:b/>
          <w:bCs/>
          <w:sz w:val="28"/>
          <w:szCs w:val="28"/>
        </w:rPr>
      </w:pPr>
    </w:p>
    <w:p w14:paraId="59057AC9" w14:textId="42446349" w:rsidR="00973929" w:rsidRPr="00CC6009" w:rsidRDefault="00973929" w:rsidP="00BE5F2D">
      <w:pPr>
        <w:spacing w:line="360" w:lineRule="auto"/>
        <w:rPr>
          <w:rFonts w:asciiTheme="majorBidi" w:hAnsiTheme="majorBidi" w:cstheme="majorBidi"/>
          <w:b/>
          <w:bCs/>
          <w:sz w:val="28"/>
          <w:szCs w:val="28"/>
        </w:rPr>
      </w:pPr>
    </w:p>
    <w:p w14:paraId="4D50062D" w14:textId="56FB10A6" w:rsidR="00973929" w:rsidRPr="00CC6009" w:rsidRDefault="00973929" w:rsidP="00BE5F2D">
      <w:pPr>
        <w:spacing w:line="360" w:lineRule="auto"/>
        <w:rPr>
          <w:rFonts w:asciiTheme="majorBidi" w:hAnsiTheme="majorBidi" w:cstheme="majorBidi"/>
          <w:b/>
          <w:bCs/>
          <w:sz w:val="28"/>
          <w:szCs w:val="28"/>
        </w:rPr>
      </w:pPr>
    </w:p>
    <w:p w14:paraId="278EDC66" w14:textId="77777777" w:rsidR="003339D0" w:rsidRPr="00CC6009" w:rsidRDefault="003339D0" w:rsidP="00BE5F2D">
      <w:pPr>
        <w:spacing w:line="360" w:lineRule="auto"/>
        <w:rPr>
          <w:rFonts w:asciiTheme="majorBidi" w:hAnsiTheme="majorBidi" w:cstheme="majorBidi"/>
          <w:b/>
          <w:bCs/>
          <w:sz w:val="28"/>
          <w:szCs w:val="28"/>
        </w:rPr>
      </w:pPr>
    </w:p>
    <w:p w14:paraId="1D7032F9" w14:textId="77777777" w:rsidR="008B4039" w:rsidRPr="00CC6009" w:rsidRDefault="008B4039" w:rsidP="00BE5F2D">
      <w:pPr>
        <w:spacing w:line="360" w:lineRule="auto"/>
        <w:rPr>
          <w:rFonts w:asciiTheme="majorBidi" w:hAnsiTheme="majorBidi" w:cstheme="majorBidi"/>
          <w:b/>
          <w:bCs/>
          <w:sz w:val="28"/>
          <w:szCs w:val="28"/>
        </w:rPr>
      </w:pPr>
    </w:p>
    <w:p w14:paraId="5B41C56B" w14:textId="2BD4C54C" w:rsidR="00036C1B" w:rsidRPr="00CC6009" w:rsidRDefault="00036C1B"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w:t>
      </w:r>
      <w:r w:rsidR="007B6E94" w:rsidRPr="00CC6009">
        <w:rPr>
          <w:rFonts w:asciiTheme="majorBidi" w:hAnsiTheme="majorBidi" w:cstheme="majorBidi"/>
          <w:b/>
          <w:bCs/>
          <w:color w:val="2E74B5" w:themeColor="accent5" w:themeShade="BF"/>
          <w:sz w:val="28"/>
          <w:szCs w:val="28"/>
          <w:rtl/>
        </w:rPr>
        <w:t>التنفيذ</w:t>
      </w:r>
      <w:r w:rsidRPr="00CC6009">
        <w:rPr>
          <w:rFonts w:asciiTheme="majorBidi" w:hAnsiTheme="majorBidi" w:cstheme="majorBidi"/>
          <w:b/>
          <w:bCs/>
          <w:color w:val="2E74B5" w:themeColor="accent5" w:themeShade="BF"/>
          <w:sz w:val="28"/>
          <w:szCs w:val="28"/>
          <w:rtl/>
        </w:rPr>
        <w:t xml:space="preserve">   </w:t>
      </w:r>
      <w:r w:rsidR="00CD7BDE" w:rsidRPr="00CC6009">
        <w:rPr>
          <w:rFonts w:asciiTheme="majorBidi" w:hAnsiTheme="majorBidi" w:cstheme="majorBidi"/>
          <w:b/>
          <w:bCs/>
          <w:color w:val="2E74B5" w:themeColor="accent5" w:themeShade="BF"/>
          <w:sz w:val="28"/>
          <w:szCs w:val="28"/>
          <w:rtl/>
        </w:rPr>
        <w:t xml:space="preserve">   </w:t>
      </w:r>
    </w:p>
    <w:p w14:paraId="053F895E" w14:textId="58F98AEB" w:rsidR="00036C1B" w:rsidRPr="00CC6009" w:rsidRDefault="00036C1B"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w:t>
      </w:r>
      <w:r w:rsidR="00CD7BDE"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w:t>
      </w:r>
      <w:r w:rsidR="007B6E94" w:rsidRPr="00CC6009">
        <w:rPr>
          <w:rFonts w:asciiTheme="majorBidi" w:hAnsiTheme="majorBidi" w:cstheme="majorBidi"/>
          <w:b/>
          <w:bCs/>
          <w:color w:val="2E74B5" w:themeColor="accent5" w:themeShade="BF"/>
          <w:sz w:val="28"/>
          <w:szCs w:val="28"/>
        </w:rPr>
        <w:t>Execution</w:t>
      </w:r>
      <w:r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tl/>
        </w:rPr>
        <w:t xml:space="preserve"> </w:t>
      </w:r>
      <w:r w:rsidR="007B6E94" w:rsidRPr="00CC6009">
        <w:rPr>
          <w:rFonts w:asciiTheme="majorBidi" w:hAnsiTheme="majorBidi" w:cstheme="majorBidi"/>
          <w:b/>
          <w:bCs/>
          <w:color w:val="2E74B5" w:themeColor="accent5" w:themeShade="BF"/>
          <w:sz w:val="28"/>
          <w:szCs w:val="28"/>
        </w:rPr>
        <w:t>Phase</w:t>
      </w:r>
    </w:p>
    <w:p w14:paraId="2A83E7D7" w14:textId="77777777" w:rsidR="008B4039" w:rsidRPr="00CC6009" w:rsidRDefault="008B4039" w:rsidP="00BE5F2D">
      <w:pPr>
        <w:spacing w:line="360" w:lineRule="auto"/>
        <w:rPr>
          <w:rFonts w:asciiTheme="majorBidi" w:hAnsiTheme="majorBidi" w:cstheme="majorBidi"/>
          <w:b/>
          <w:bCs/>
          <w:sz w:val="28"/>
          <w:szCs w:val="28"/>
        </w:rPr>
      </w:pPr>
    </w:p>
    <w:p w14:paraId="4D9344C1" w14:textId="17A135BF" w:rsidR="007B6E94" w:rsidRPr="00CC6009" w:rsidRDefault="008B4039" w:rsidP="00BE5F2D">
      <w:pPr>
        <w:spacing w:line="360" w:lineRule="auto"/>
        <w:ind w:left="-951"/>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Pr>
        <w:t xml:space="preserve">    </w:t>
      </w:r>
    </w:p>
    <w:p w14:paraId="21AEBBD7" w14:textId="77777777" w:rsidR="008B4039" w:rsidRPr="00CC6009" w:rsidRDefault="008B4039" w:rsidP="00BE5F2D">
      <w:pPr>
        <w:spacing w:line="360" w:lineRule="auto"/>
        <w:rPr>
          <w:rFonts w:asciiTheme="majorBidi" w:hAnsiTheme="majorBidi" w:cstheme="majorBidi"/>
          <w:sz w:val="28"/>
          <w:szCs w:val="28"/>
        </w:rPr>
      </w:pPr>
    </w:p>
    <w:p w14:paraId="3C5026C9" w14:textId="34EBE732" w:rsidR="00C6466C" w:rsidRPr="00CC6009" w:rsidRDefault="00C6466C" w:rsidP="00BE5F2D">
      <w:pPr>
        <w:spacing w:line="360" w:lineRule="auto"/>
        <w:rPr>
          <w:rFonts w:asciiTheme="majorBidi" w:hAnsiTheme="majorBidi" w:cstheme="majorBidi"/>
          <w:sz w:val="28"/>
          <w:szCs w:val="28"/>
        </w:rPr>
      </w:pPr>
    </w:p>
    <w:p w14:paraId="7FCE9A31" w14:textId="77777777" w:rsidR="00492B5A" w:rsidRPr="00CC6009" w:rsidRDefault="00492B5A" w:rsidP="00BE5F2D">
      <w:pPr>
        <w:spacing w:line="360" w:lineRule="auto"/>
        <w:rPr>
          <w:rFonts w:asciiTheme="majorBidi" w:hAnsiTheme="majorBidi" w:cstheme="majorBidi"/>
          <w:sz w:val="28"/>
          <w:szCs w:val="28"/>
          <w:rtl/>
        </w:rPr>
      </w:pPr>
    </w:p>
    <w:p w14:paraId="7A513DFB" w14:textId="77777777" w:rsidR="00492B5A" w:rsidRPr="00CC6009" w:rsidRDefault="00492B5A" w:rsidP="00BE5F2D">
      <w:pPr>
        <w:spacing w:line="360" w:lineRule="auto"/>
        <w:rPr>
          <w:rFonts w:asciiTheme="majorBidi" w:hAnsiTheme="majorBidi" w:cstheme="majorBidi"/>
          <w:sz w:val="28"/>
          <w:szCs w:val="28"/>
          <w:rtl/>
        </w:rPr>
      </w:pPr>
    </w:p>
    <w:p w14:paraId="19C3B2C2" w14:textId="77777777" w:rsidR="00492B5A" w:rsidRPr="00CC6009" w:rsidRDefault="00492B5A" w:rsidP="00BE5F2D">
      <w:pPr>
        <w:spacing w:line="360" w:lineRule="auto"/>
        <w:rPr>
          <w:rFonts w:asciiTheme="majorBidi" w:hAnsiTheme="majorBidi" w:cstheme="majorBidi"/>
          <w:sz w:val="28"/>
          <w:szCs w:val="28"/>
          <w:rtl/>
        </w:rPr>
      </w:pPr>
    </w:p>
    <w:p w14:paraId="05DF114F" w14:textId="03C39308"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5C066D2"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3B651B3"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20655C10"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5E4342C" w14:textId="77777777" w:rsidR="000B004A" w:rsidRPr="00CC6009" w:rsidRDefault="000B004A"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09A1DC31"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1E946FB1"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36586934"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4A68972C"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23596CC5"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1C450533"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9BBCD84"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13D03B4"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733CE842"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3676DE24" w14:textId="78C8CCE0" w:rsidR="004A54F8" w:rsidRPr="00CC6009" w:rsidRDefault="004A54F8" w:rsidP="000B004A">
      <w:pPr>
        <w:pStyle w:val="NormalWeb"/>
        <w:bidi/>
        <w:spacing w:before="0" w:beforeAutospacing="0" w:after="0" w:afterAutospacing="0" w:line="360" w:lineRule="auto"/>
        <w:divId w:val="1965192654"/>
        <w:rPr>
          <w:rFonts w:asciiTheme="majorBidi" w:hAnsiTheme="majorBidi" w:cstheme="majorBidi"/>
          <w:sz w:val="28"/>
          <w:szCs w:val="28"/>
          <w:rtl/>
          <w:lang w:bidi="ar-LY"/>
        </w:rPr>
      </w:pPr>
      <w:r w:rsidRPr="00CC6009">
        <w:rPr>
          <w:rFonts w:asciiTheme="majorBidi" w:hAnsiTheme="majorBidi" w:cstheme="majorBidi"/>
          <w:color w:val="000000"/>
          <w:sz w:val="28"/>
          <w:szCs w:val="28"/>
          <w:rtl/>
        </w:rPr>
        <w:t xml:space="preserve">قد بدأ البرنامج في العمل بنجاح وبشكل فعلي وتم نقل الموقع الي خادم </w:t>
      </w:r>
      <w:r w:rsidR="003335B5" w:rsidRPr="00CC6009">
        <w:rPr>
          <w:rFonts w:asciiTheme="majorBidi" w:hAnsiTheme="majorBidi" w:cstheme="majorBidi"/>
          <w:color w:val="000000"/>
          <w:sz w:val="28"/>
          <w:szCs w:val="28"/>
        </w:rPr>
        <w:t>000webhostapp.com</w:t>
      </w:r>
      <w:r w:rsidRPr="00CC6009">
        <w:rPr>
          <w:rFonts w:asciiTheme="majorBidi" w:hAnsiTheme="majorBidi" w:cstheme="majorBidi"/>
          <w:color w:val="000000"/>
          <w:sz w:val="28"/>
          <w:szCs w:val="28"/>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commentRangeStart w:id="49"/>
      <w:r w:rsidRPr="00CC6009">
        <w:rPr>
          <w:rFonts w:asciiTheme="majorBidi" w:hAnsiTheme="majorBidi" w:cstheme="majorBidi"/>
          <w:color w:val="000000"/>
          <w:sz w:val="28"/>
          <w:szCs w:val="28"/>
        </w:rPr>
        <w:t>https://bit.ly/42Lwpzi</w:t>
      </w:r>
      <w:commentRangeEnd w:id="49"/>
      <w:r w:rsidR="00C52EE2">
        <w:rPr>
          <w:rStyle w:val="CommentReference"/>
          <w:rFonts w:asciiTheme="minorHAnsi" w:hAnsiTheme="minorHAnsi" w:cstheme="minorBidi"/>
          <w:rtl/>
        </w:rPr>
        <w:commentReference w:id="49"/>
      </w:r>
    </w:p>
    <w:p w14:paraId="27AF5426" w14:textId="0934DC9B" w:rsidR="007F30AA" w:rsidRPr="00CC6009" w:rsidRDefault="004A54F8" w:rsidP="00BE5F2D">
      <w:pPr>
        <w:spacing w:line="360" w:lineRule="auto"/>
        <w:jc w:val="right"/>
        <w:rPr>
          <w:rFonts w:asciiTheme="majorBidi" w:hAnsiTheme="majorBidi" w:cstheme="majorBidi"/>
          <w:color w:val="2E74B5" w:themeColor="accent5" w:themeShade="BF"/>
          <w:sz w:val="28"/>
          <w:szCs w:val="28"/>
          <w:lang w:bidi="ar-LY"/>
        </w:rPr>
      </w:pPr>
      <w:r w:rsidRPr="00CC6009">
        <w:rPr>
          <w:rFonts w:asciiTheme="majorBidi" w:eastAsia="Times New Roman" w:hAnsiTheme="majorBidi" w:cstheme="majorBidi"/>
          <w:sz w:val="28"/>
          <w:szCs w:val="28"/>
        </w:rPr>
        <w:br/>
      </w:r>
      <w:r w:rsidR="0085542E" w:rsidRPr="00CC6009">
        <w:rPr>
          <w:rFonts w:asciiTheme="majorBidi" w:hAnsiTheme="majorBidi" w:cstheme="majorBidi"/>
          <w:sz w:val="28"/>
          <w:szCs w:val="28"/>
        </w:rPr>
        <w:t xml:space="preserve"> </w:t>
      </w:r>
      <w:r w:rsidR="001056F3" w:rsidRPr="00CC6009">
        <w:rPr>
          <w:rFonts w:asciiTheme="majorBidi" w:hAnsiTheme="majorBidi" w:cstheme="majorBidi"/>
          <w:sz w:val="28"/>
          <w:szCs w:val="28"/>
        </w:rPr>
        <w:t xml:space="preserve"> </w:t>
      </w:r>
      <w:r w:rsidR="007F30AA" w:rsidRPr="00CC6009">
        <w:rPr>
          <w:rFonts w:asciiTheme="majorBidi" w:hAnsiTheme="majorBidi" w:cstheme="majorBidi"/>
          <w:color w:val="2E74B5" w:themeColor="accent5" w:themeShade="BF"/>
          <w:sz w:val="28"/>
          <w:szCs w:val="28"/>
          <w:lang w:bidi="ar-LY"/>
        </w:rPr>
        <w:br w:type="page"/>
      </w:r>
    </w:p>
    <w:p w14:paraId="2CB85F20" w14:textId="413BC404"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CDBA08D" w14:textId="00AB0590"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3C010B9A" w14:textId="4B750EB5"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64C210F1" w14:textId="77777777" w:rsidR="002E1CFC" w:rsidRPr="00CC6009" w:rsidRDefault="002E1CFC" w:rsidP="00BE5F2D">
      <w:pPr>
        <w:spacing w:line="360" w:lineRule="auto"/>
        <w:rPr>
          <w:rFonts w:asciiTheme="majorBidi" w:hAnsiTheme="majorBidi" w:cstheme="majorBidi"/>
          <w:color w:val="2E74B5" w:themeColor="accent5" w:themeShade="BF"/>
          <w:sz w:val="28"/>
          <w:szCs w:val="28"/>
          <w:lang w:bidi="ar-LY"/>
        </w:rPr>
      </w:pPr>
    </w:p>
    <w:p w14:paraId="2C4AC505" w14:textId="77777777" w:rsidR="002E1CFC" w:rsidRPr="00CC6009" w:rsidRDefault="002E1CFC" w:rsidP="00BE5F2D">
      <w:pPr>
        <w:spacing w:line="360" w:lineRule="auto"/>
        <w:rPr>
          <w:rFonts w:asciiTheme="majorBidi" w:hAnsiTheme="majorBidi" w:cstheme="majorBidi"/>
          <w:color w:val="2E74B5" w:themeColor="accent5" w:themeShade="BF"/>
          <w:sz w:val="28"/>
          <w:szCs w:val="28"/>
          <w:lang w:bidi="ar-LY"/>
        </w:rPr>
      </w:pPr>
    </w:p>
    <w:p w14:paraId="4B834A74" w14:textId="77777777" w:rsidR="003339D0" w:rsidRPr="00CC6009" w:rsidRDefault="003339D0" w:rsidP="00BE5F2D">
      <w:pPr>
        <w:spacing w:line="360" w:lineRule="auto"/>
        <w:rPr>
          <w:rFonts w:asciiTheme="majorBidi" w:hAnsiTheme="majorBidi" w:cstheme="majorBidi"/>
          <w:color w:val="2E74B5" w:themeColor="accent5" w:themeShade="BF"/>
          <w:sz w:val="28"/>
          <w:szCs w:val="28"/>
          <w:lang w:bidi="ar-LY"/>
        </w:rPr>
      </w:pPr>
    </w:p>
    <w:p w14:paraId="1CE13BB6" w14:textId="07BC726A"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45C837C0" w14:textId="793CF3C3" w:rsidR="00E3489D" w:rsidRPr="00CC6009" w:rsidRDefault="00E3489D"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الصيانة   </w:t>
      </w:r>
      <w:r w:rsidR="002E2CF9"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 </w:t>
      </w:r>
    </w:p>
    <w:p w14:paraId="2D0F8E14" w14:textId="32608716" w:rsidR="00E3489D" w:rsidRPr="00CC6009" w:rsidRDefault="00E3489D"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w:t>
      </w:r>
      <w:r w:rsidR="002E2CF9"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Maintenance </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Phase</w:t>
      </w:r>
    </w:p>
    <w:p w14:paraId="48CA5A20" w14:textId="77777777" w:rsidR="00E3489D" w:rsidRPr="00CC6009" w:rsidRDefault="00E3489D" w:rsidP="00BE5F2D">
      <w:pPr>
        <w:spacing w:line="360" w:lineRule="auto"/>
        <w:rPr>
          <w:rFonts w:asciiTheme="majorBidi" w:hAnsiTheme="majorBidi" w:cstheme="majorBidi"/>
          <w:b/>
          <w:bCs/>
          <w:sz w:val="28"/>
          <w:szCs w:val="28"/>
        </w:rPr>
      </w:pPr>
    </w:p>
    <w:p w14:paraId="1F3F8657" w14:textId="3D9F8C15"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30FD7701" w14:textId="77777777"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6D64C079" w14:textId="47A9D81A" w:rsidR="006B79CD" w:rsidRPr="00CC6009" w:rsidRDefault="006B79CD" w:rsidP="00BE5F2D">
      <w:pPr>
        <w:spacing w:line="360" w:lineRule="auto"/>
        <w:ind w:left="-951"/>
        <w:jc w:val="center"/>
        <w:rPr>
          <w:rFonts w:asciiTheme="majorBidi" w:hAnsiTheme="majorBidi" w:cstheme="majorBidi"/>
          <w:b/>
          <w:bCs/>
          <w:color w:val="2E74B5" w:themeColor="accent5" w:themeShade="BF"/>
          <w:sz w:val="28"/>
          <w:szCs w:val="28"/>
          <w:rtl/>
        </w:rPr>
      </w:pPr>
    </w:p>
    <w:p w14:paraId="4D38DAAB" w14:textId="77777777" w:rsidR="006B79CD" w:rsidRPr="00CC6009" w:rsidRDefault="006B79CD" w:rsidP="00BE5F2D">
      <w:pPr>
        <w:spacing w:line="360" w:lineRule="auto"/>
        <w:rPr>
          <w:rFonts w:asciiTheme="majorBidi" w:hAnsiTheme="majorBidi" w:cstheme="majorBidi"/>
          <w:sz w:val="28"/>
          <w:szCs w:val="28"/>
        </w:rPr>
      </w:pPr>
    </w:p>
    <w:p w14:paraId="19299D94" w14:textId="77777777" w:rsidR="006B79CD" w:rsidRPr="00CC6009" w:rsidRDefault="006B79CD" w:rsidP="00BE5F2D">
      <w:pPr>
        <w:spacing w:line="360" w:lineRule="auto"/>
        <w:rPr>
          <w:rFonts w:asciiTheme="majorBidi" w:hAnsiTheme="majorBidi" w:cstheme="majorBidi"/>
          <w:sz w:val="28"/>
          <w:szCs w:val="28"/>
        </w:rPr>
      </w:pPr>
    </w:p>
    <w:p w14:paraId="6C8EE6DE" w14:textId="77777777" w:rsidR="006B79CD" w:rsidRPr="00CC6009" w:rsidRDefault="006B79CD" w:rsidP="00BE5F2D">
      <w:pPr>
        <w:spacing w:line="360" w:lineRule="auto"/>
        <w:rPr>
          <w:rFonts w:asciiTheme="majorBidi" w:hAnsiTheme="majorBidi" w:cstheme="majorBidi"/>
          <w:sz w:val="28"/>
          <w:szCs w:val="28"/>
          <w:rtl/>
        </w:rPr>
      </w:pPr>
    </w:p>
    <w:p w14:paraId="233D8A32"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602ECB49" w14:textId="77777777" w:rsidR="000B004A" w:rsidRPr="00CC6009" w:rsidRDefault="000B004A" w:rsidP="00BE5F2D">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04E96277"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435495B"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3F7E5461"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FDA3113"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1B986FC4"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1CE3292"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F3D9FAE"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76E549BE" w14:textId="1E76D106" w:rsidR="004D0C34" w:rsidRPr="00CC6009" w:rsidRDefault="004D0C34" w:rsidP="000B004A">
      <w:pPr>
        <w:pStyle w:val="NormalWeb"/>
        <w:bidi/>
        <w:spacing w:before="0" w:beforeAutospacing="0" w:after="0" w:afterAutospacing="0" w:line="360" w:lineRule="auto"/>
        <w:divId w:val="992565102"/>
        <w:rPr>
          <w:rFonts w:asciiTheme="majorBidi" w:hAnsiTheme="majorBidi" w:cstheme="majorBidi"/>
          <w:sz w:val="28"/>
          <w:szCs w:val="28"/>
        </w:rPr>
      </w:pPr>
      <w:r w:rsidRPr="00CC6009">
        <w:rPr>
          <w:rFonts w:asciiTheme="majorBidi" w:hAnsiTheme="majorBidi" w:cstheme="majorBidi"/>
          <w:color w:val="000000"/>
          <w:sz w:val="28"/>
          <w:szCs w:val="28"/>
          <w:rtl/>
        </w:rPr>
        <w:t xml:space="preserve">تتضمن مرحلة الصيانة في تصميم موقع </w:t>
      </w:r>
      <w:r w:rsidR="00BB4614" w:rsidRPr="00CC6009">
        <w:rPr>
          <w:rFonts w:asciiTheme="majorBidi" w:hAnsiTheme="majorBidi" w:cstheme="majorBidi"/>
          <w:color w:val="000000"/>
          <w:sz w:val="28"/>
          <w:szCs w:val="28"/>
        </w:rPr>
        <w:t>Style Hub</w:t>
      </w:r>
      <w:r w:rsidRPr="00CC6009">
        <w:rPr>
          <w:rFonts w:asciiTheme="majorBidi" w:hAnsiTheme="majorBidi" w:cstheme="majorBidi"/>
          <w:color w:val="000000"/>
          <w:sz w:val="28"/>
          <w:szCs w:val="28"/>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CC6009" w:rsidRDefault="007F30AA" w:rsidP="00BE5F2D">
      <w:pPr>
        <w:spacing w:line="360" w:lineRule="auto"/>
        <w:jc w:val="center"/>
        <w:rPr>
          <w:rFonts w:asciiTheme="majorBidi" w:hAnsiTheme="majorBidi" w:cstheme="majorBidi"/>
          <w:color w:val="2E74B5" w:themeColor="accent5" w:themeShade="BF"/>
          <w:sz w:val="28"/>
          <w:szCs w:val="28"/>
          <w:lang w:bidi="ar-LY"/>
        </w:rPr>
      </w:pPr>
    </w:p>
    <w:p w14:paraId="0AA65927"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71E8AF91" w14:textId="77777777" w:rsidR="00086DD4" w:rsidRPr="00CC6009" w:rsidRDefault="00086DD4" w:rsidP="00BE5F2D">
      <w:pPr>
        <w:spacing w:line="360" w:lineRule="auto"/>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الخاتمة</w:t>
      </w:r>
    </w:p>
    <w:p w14:paraId="06A43275" w14:textId="77777777" w:rsidR="00086DD4" w:rsidRPr="00CC6009" w:rsidRDefault="00086DD4" w:rsidP="00BE5F2D">
      <w:pPr>
        <w:spacing w:line="360" w:lineRule="auto"/>
        <w:rPr>
          <w:rFonts w:asciiTheme="majorBidi" w:hAnsiTheme="majorBidi" w:cstheme="majorBidi"/>
          <w:sz w:val="28"/>
          <w:szCs w:val="28"/>
          <w:lang w:bidi="ar-LY"/>
        </w:rPr>
      </w:pPr>
    </w:p>
    <w:p w14:paraId="643071D1" w14:textId="7777777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والله ولي التوفيق.</w:t>
      </w:r>
    </w:p>
    <w:p w14:paraId="63C5FDAB" w14:textId="77777777" w:rsidR="00086DD4" w:rsidRPr="00CC6009" w:rsidRDefault="00086DD4" w:rsidP="00BE5F2D">
      <w:pPr>
        <w:spacing w:line="360" w:lineRule="auto"/>
        <w:jc w:val="center"/>
        <w:rPr>
          <w:rFonts w:asciiTheme="majorBidi" w:hAnsiTheme="majorBidi" w:cstheme="majorBidi"/>
          <w:color w:val="538135" w:themeColor="accent6" w:themeShade="BF"/>
          <w:sz w:val="28"/>
          <w:szCs w:val="28"/>
          <w:lang w:bidi="ar-LY"/>
        </w:rPr>
      </w:pPr>
    </w:p>
    <w:p w14:paraId="3DA16608" w14:textId="77777777" w:rsidR="00086DD4" w:rsidRPr="00CC6009" w:rsidRDefault="00086DD4" w:rsidP="00BE5F2D">
      <w:pPr>
        <w:pStyle w:val="ListParagraph"/>
        <w:spacing w:line="360" w:lineRule="auto"/>
        <w:rPr>
          <w:rFonts w:asciiTheme="majorBidi" w:hAnsiTheme="majorBidi" w:cstheme="majorBidi"/>
          <w:sz w:val="28"/>
          <w:szCs w:val="28"/>
          <w:rtl/>
        </w:rPr>
      </w:pPr>
    </w:p>
    <w:p w14:paraId="3F814DFB" w14:textId="398337D1" w:rsidR="007F30AA" w:rsidRPr="00311973" w:rsidRDefault="007F30AA" w:rsidP="00B64982">
      <w:pPr>
        <w:spacing w:line="360" w:lineRule="auto"/>
        <w:rPr>
          <w:rFonts w:asciiTheme="majorBidi" w:hAnsiTheme="majorBidi" w:cstheme="majorBidi"/>
          <w:color w:val="2E74B5" w:themeColor="accent5" w:themeShade="BF"/>
          <w:sz w:val="28"/>
          <w:szCs w:val="28"/>
          <w:lang w:bidi="ar-LY"/>
        </w:rPr>
      </w:pPr>
    </w:p>
    <w:sectPr w:rsidR="007F30AA" w:rsidRPr="00311973" w:rsidSect="0075309E">
      <w:footerReference w:type="even" r:id="rId39"/>
      <w:footerReference w:type="default" r:id="rId40"/>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dnan Sherif" w:date="2024-08-26T18:55:00Z" w:initials="AS">
    <w:p w14:paraId="121609BB" w14:textId="77777777" w:rsidR="00984396" w:rsidRDefault="00984396" w:rsidP="00984396">
      <w:pPr>
        <w:pStyle w:val="CommentText"/>
      </w:pPr>
      <w:r>
        <w:rPr>
          <w:rStyle w:val="CommentReference"/>
        </w:rPr>
        <w:annotationRef/>
      </w:r>
      <w:r>
        <w:rPr>
          <w:rFonts w:hint="eastAsia"/>
          <w:rtl/>
          <w:lang w:bidi="ar-LY"/>
        </w:rPr>
        <w:t>هل</w:t>
      </w:r>
      <w:r>
        <w:rPr>
          <w:rtl/>
          <w:lang w:bidi="ar-LY"/>
        </w:rPr>
        <w:t xml:space="preserve"> يوجد عميل او مصدر معين او كان هذا بصورة عامة</w:t>
      </w:r>
    </w:p>
  </w:comment>
  <w:comment w:id="1" w:author="Adnan Sherif [2]" w:date="2024-08-26T18:59:00Z" w:initials="AS">
    <w:p w14:paraId="49A835E8" w14:textId="77777777" w:rsidR="003D4A02" w:rsidRDefault="003D4A02" w:rsidP="003D4A02">
      <w:pPr>
        <w:pStyle w:val="CommentText"/>
      </w:pPr>
      <w:r>
        <w:rPr>
          <w:rStyle w:val="CommentReference"/>
        </w:rPr>
        <w:annotationRef/>
      </w:r>
      <w:r>
        <w:rPr>
          <w:rFonts w:hint="eastAsia"/>
          <w:rtl/>
          <w:lang w:bidi="ar-LY"/>
        </w:rPr>
        <w:t>هل</w:t>
      </w:r>
      <w:r>
        <w:rPr>
          <w:rtl/>
          <w:lang w:bidi="ar-LY"/>
        </w:rPr>
        <w:t xml:space="preserve"> هذا النظام قائم؟ ما هو ولما لم يتم ذكره في التوثيق</w:t>
      </w:r>
    </w:p>
  </w:comment>
  <w:comment w:id="2" w:author="Adnan Sherif [2]" w:date="2024-08-26T19:02:00Z" w:initials="AS">
    <w:p w14:paraId="42681654" w14:textId="77777777" w:rsidR="00567445" w:rsidRDefault="00567445" w:rsidP="00567445">
      <w:pPr>
        <w:pStyle w:val="CommentText"/>
      </w:pPr>
      <w:r>
        <w:rPr>
          <w:rStyle w:val="CommentReference"/>
        </w:rPr>
        <w:annotationRef/>
      </w:r>
      <w:r>
        <w:rPr>
          <w:rFonts w:hint="eastAsia"/>
          <w:rtl/>
          <w:lang w:bidi="ar-LY"/>
        </w:rPr>
        <w:t>هذا</w:t>
      </w:r>
      <w:r>
        <w:rPr>
          <w:rtl/>
          <w:lang w:bidi="ar-LY"/>
        </w:rPr>
        <w:t xml:space="preserve"> تعريف وشرح لدراسة الجودة ولكن اين الدراسة التي قمت بها؟</w:t>
      </w:r>
    </w:p>
  </w:comment>
  <w:comment w:id="3" w:author="Adnan Sherif [2]" w:date="2024-08-26T19:04:00Z" w:initials="AS">
    <w:p w14:paraId="2DD69E71" w14:textId="77777777" w:rsidR="00871843" w:rsidRDefault="00871843" w:rsidP="00871843">
      <w:pPr>
        <w:pStyle w:val="CommentText"/>
      </w:pPr>
      <w:r>
        <w:rPr>
          <w:rStyle w:val="CommentReference"/>
        </w:rPr>
        <w:annotationRef/>
      </w:r>
      <w:r>
        <w:t xml:space="preserve">Right to left orientation </w:t>
      </w:r>
    </w:p>
    <w:p w14:paraId="003113A7" w14:textId="77777777" w:rsidR="00871843" w:rsidRDefault="00871843" w:rsidP="00871843">
      <w:pPr>
        <w:pStyle w:val="CommentText"/>
      </w:pPr>
      <w:r>
        <w:t>Please correct</w:t>
      </w:r>
    </w:p>
  </w:comment>
  <w:comment w:id="5" w:author="Adnan Sherif [2]" w:date="2024-08-26T19:05:00Z" w:initials="AS">
    <w:p w14:paraId="3A971A1F" w14:textId="77777777" w:rsidR="00742DA4" w:rsidRDefault="00742DA4" w:rsidP="00742DA4">
      <w:pPr>
        <w:pStyle w:val="CommentText"/>
      </w:pPr>
      <w:r>
        <w:rPr>
          <w:rStyle w:val="CommentReference"/>
        </w:rPr>
        <w:annotationRef/>
      </w:r>
      <w:r>
        <w:rPr>
          <w:rFonts w:hint="eastAsia"/>
          <w:rtl/>
          <w:lang w:bidi="ar-LY"/>
        </w:rPr>
        <w:t>هل</w:t>
      </w:r>
      <w:r>
        <w:rPr>
          <w:rtl/>
          <w:lang w:bidi="ar-LY"/>
        </w:rPr>
        <w:t xml:space="preserve"> تم اعداد هذه الدراسة؟ لان هذا تعريف فقط في حال اعداد هذه الدراسة يجب ارفاقها كملحق</w:t>
      </w:r>
    </w:p>
  </w:comment>
  <w:comment w:id="7" w:author="Adnan Sherif [2]" w:date="2024-08-26T19:06:00Z" w:initials="AS">
    <w:p w14:paraId="36618765" w14:textId="77777777" w:rsidR="009260D5" w:rsidRDefault="009260D5" w:rsidP="009260D5">
      <w:pPr>
        <w:pStyle w:val="CommentText"/>
      </w:pPr>
      <w:r>
        <w:rPr>
          <w:rStyle w:val="CommentReference"/>
        </w:rPr>
        <w:annotationRef/>
      </w:r>
      <w:r>
        <w:t>Right to left orientation</w:t>
      </w:r>
    </w:p>
  </w:comment>
  <w:comment w:id="9" w:author="Adnan Sherif [2]" w:date="2024-08-26T19:07:00Z" w:initials="AS">
    <w:p w14:paraId="4561FB4B" w14:textId="77777777" w:rsidR="002C775B" w:rsidRDefault="002C775B" w:rsidP="002C775B">
      <w:pPr>
        <w:pStyle w:val="CommentText"/>
      </w:pPr>
      <w:r>
        <w:rPr>
          <w:rStyle w:val="CommentReference"/>
        </w:rPr>
        <w:annotationRef/>
      </w:r>
      <w:r>
        <w:t>Right to left orientation please correct</w:t>
      </w:r>
    </w:p>
  </w:comment>
  <w:comment w:id="10" w:author="Adnan Sherif [2]" w:date="2024-08-26T19:09:00Z" w:initials="AS">
    <w:p w14:paraId="4F7A188B" w14:textId="77777777" w:rsidR="00E34354" w:rsidRDefault="00E34354" w:rsidP="00E34354">
      <w:pPr>
        <w:pStyle w:val="CommentText"/>
      </w:pPr>
      <w:r>
        <w:rPr>
          <w:rStyle w:val="CommentReference"/>
        </w:rPr>
        <w:annotationRef/>
      </w:r>
      <w:r>
        <w:rPr>
          <w:rFonts w:hint="eastAsia"/>
          <w:rtl/>
          <w:lang w:bidi="ar-LY"/>
        </w:rPr>
        <w:t>اين</w:t>
      </w:r>
      <w:r>
        <w:rPr>
          <w:rtl/>
          <w:lang w:bidi="ar-LY"/>
        </w:rPr>
        <w:t xml:space="preserve"> نجد ناتج هذه المرحلة من مستندات تم ذكرها في هذا الباب؟</w:t>
      </w:r>
    </w:p>
  </w:comment>
  <w:comment w:id="11" w:author="Adnan Sherif [2]" w:date="2024-08-26T19:10:00Z" w:initials="AS">
    <w:p w14:paraId="4B31F4D1" w14:textId="77777777" w:rsidR="00A1473C" w:rsidRDefault="00A1473C" w:rsidP="00A1473C">
      <w:pPr>
        <w:pStyle w:val="CommentText"/>
      </w:pPr>
      <w:r>
        <w:rPr>
          <w:rStyle w:val="CommentReference"/>
        </w:rPr>
        <w:annotationRef/>
      </w:r>
      <w:r>
        <w:rPr>
          <w:rFonts w:hint="eastAsia"/>
          <w:rtl/>
          <w:lang w:bidi="ar-LY"/>
        </w:rPr>
        <w:t>المقترحة</w:t>
      </w:r>
    </w:p>
  </w:comment>
  <w:comment w:id="12" w:author="Adnan Sherif [2]" w:date="2024-08-26T19:14:00Z" w:initials="AS">
    <w:p w14:paraId="48F9E09E" w14:textId="77777777" w:rsidR="00AE0451" w:rsidRDefault="00AE0451" w:rsidP="00AE0451">
      <w:pPr>
        <w:pStyle w:val="CommentText"/>
      </w:pPr>
      <w:r>
        <w:rPr>
          <w:rStyle w:val="CommentReference"/>
        </w:rPr>
        <w:annotationRef/>
      </w:r>
      <w:r>
        <w:rPr>
          <w:rFonts w:hint="eastAsia"/>
          <w:rtl/>
          <w:lang w:bidi="ar-LY"/>
        </w:rPr>
        <w:t>إلغاء</w:t>
      </w:r>
      <w:r>
        <w:rPr>
          <w:rtl/>
          <w:lang w:bidi="ar-LY"/>
        </w:rPr>
        <w:t xml:space="preserve"> هذه الكلمة</w:t>
      </w:r>
    </w:p>
  </w:comment>
  <w:comment w:id="13" w:author="Adnan Sherif [2]" w:date="2024-08-26T19:15:00Z" w:initials="AS">
    <w:p w14:paraId="2CF9BF43" w14:textId="77777777" w:rsidR="007370B0" w:rsidRDefault="007370B0" w:rsidP="007370B0">
      <w:pPr>
        <w:pStyle w:val="CommentText"/>
      </w:pPr>
      <w:r>
        <w:rPr>
          <w:rStyle w:val="CommentReference"/>
        </w:rPr>
        <w:annotationRef/>
      </w:r>
      <w:r>
        <w:rPr>
          <w:rFonts w:hint="eastAsia"/>
          <w:rtl/>
          <w:lang w:bidi="ar-LY"/>
        </w:rPr>
        <w:t>تهدف</w:t>
      </w:r>
      <w:r>
        <w:rPr>
          <w:rtl/>
          <w:lang w:bidi="ar-LY"/>
        </w:rPr>
        <w:t xml:space="preserve"> الى</w:t>
      </w:r>
    </w:p>
  </w:comment>
  <w:comment w:id="14" w:author="Adnan Sherif [2]" w:date="2024-08-26T19:19:00Z" w:initials="AS">
    <w:p w14:paraId="3AEC2BF1" w14:textId="77777777" w:rsidR="00E43A61" w:rsidRDefault="00E43A61" w:rsidP="00E43A61">
      <w:pPr>
        <w:pStyle w:val="CommentText"/>
      </w:pPr>
      <w:r>
        <w:rPr>
          <w:rStyle w:val="CommentReference"/>
        </w:rPr>
        <w:annotationRef/>
      </w:r>
      <w:r>
        <w:rPr>
          <w:rFonts w:hint="eastAsia"/>
          <w:rtl/>
          <w:lang w:bidi="ar-LY"/>
        </w:rPr>
        <w:t>ما</w:t>
      </w:r>
      <w:r>
        <w:rPr>
          <w:rtl/>
          <w:lang w:bidi="ar-LY"/>
        </w:rPr>
        <w:t xml:space="preserve"> هي التكلفة المعقولة؟ </w:t>
      </w:r>
    </w:p>
  </w:comment>
  <w:comment w:id="18" w:author="Adnan Sherif [2]" w:date="2024-08-26T19:21:00Z" w:initials="AS">
    <w:p w14:paraId="637A286F" w14:textId="77777777" w:rsidR="00832863" w:rsidRDefault="00832863" w:rsidP="00832863">
      <w:pPr>
        <w:pStyle w:val="CommentText"/>
      </w:pPr>
      <w:r>
        <w:rPr>
          <w:rStyle w:val="CommentReference"/>
        </w:rPr>
        <w:annotationRef/>
      </w:r>
      <w:r>
        <w:t>RTL orientation</w:t>
      </w:r>
    </w:p>
  </w:comment>
  <w:comment w:id="33" w:author="Adnan Sherif [2]" w:date="2024-08-26T19:41:00Z" w:initials="AS">
    <w:p w14:paraId="31BB901A" w14:textId="77777777" w:rsidR="007C63E6" w:rsidRDefault="007C63E6" w:rsidP="007C63E6">
      <w:pPr>
        <w:pStyle w:val="CommentText"/>
      </w:pPr>
      <w:r>
        <w:rPr>
          <w:rStyle w:val="CommentReference"/>
        </w:rPr>
        <w:annotationRef/>
      </w:r>
      <w:r>
        <w:t>Wrong definition please correct.</w:t>
      </w:r>
    </w:p>
  </w:comment>
  <w:comment w:id="34" w:author="Adnan Sherif [2]" w:date="2024-08-26T19:30:00Z" w:initials="AS">
    <w:p w14:paraId="3AD545BC" w14:textId="1E2296E3" w:rsidR="00A7292F" w:rsidRDefault="00A7292F" w:rsidP="00A7292F">
      <w:pPr>
        <w:pStyle w:val="CommentText"/>
      </w:pPr>
      <w:r>
        <w:rPr>
          <w:rStyle w:val="CommentReference"/>
        </w:rPr>
        <w:annotationRef/>
      </w:r>
      <w:r>
        <w:t>This is not correct!!!</w:t>
      </w:r>
    </w:p>
  </w:comment>
  <w:comment w:id="36" w:author="Adnan Sherif [2]" w:date="2024-08-26T19:31:00Z" w:initials="AS">
    <w:p w14:paraId="6AA31192" w14:textId="77777777" w:rsidR="0010194A" w:rsidRDefault="0010194A" w:rsidP="0010194A">
      <w:pPr>
        <w:pStyle w:val="CommentText"/>
      </w:pPr>
      <w:r>
        <w:rPr>
          <w:rStyle w:val="CommentReference"/>
        </w:rPr>
        <w:annotationRef/>
      </w:r>
      <w:r>
        <w:t>No need to give definitions show me your work!!!!</w:t>
      </w:r>
    </w:p>
  </w:comment>
  <w:comment w:id="37" w:author="Adnan Sherif [2]" w:date="2024-08-26T19:33:00Z" w:initials="AS">
    <w:p w14:paraId="46114C81" w14:textId="77777777" w:rsidR="00150244" w:rsidRDefault="00150244" w:rsidP="00150244">
      <w:pPr>
        <w:pStyle w:val="CommentText"/>
      </w:pPr>
      <w:r>
        <w:rPr>
          <w:rStyle w:val="CommentReference"/>
        </w:rPr>
        <w:annotationRef/>
      </w:r>
      <w:r>
        <w:t>You are not using the correct notation for a DFD, please correct</w:t>
      </w:r>
    </w:p>
  </w:comment>
  <w:comment w:id="38" w:author="Adnan Sherif [2]" w:date="2024-08-26T19:35:00Z" w:initials="AS">
    <w:p w14:paraId="2B7A7D45" w14:textId="77777777" w:rsidR="00A22E23" w:rsidRDefault="00A22E23" w:rsidP="00A22E23">
      <w:pPr>
        <w:pStyle w:val="CommentText"/>
      </w:pPr>
      <w:r>
        <w:rPr>
          <w:rStyle w:val="CommentReference"/>
        </w:rPr>
        <w:annotationRef/>
      </w:r>
      <w:r>
        <w:t>This diagram is incorrect and is not a DFD. The main objective of a DFD diagram is to show the flow of data in and out of the system. The diagram you presented is not a DFD.</w:t>
      </w:r>
    </w:p>
  </w:comment>
  <w:comment w:id="39" w:author="Adnan Sherif [2]" w:date="2024-08-26T19:48:00Z" w:initials="AS">
    <w:p w14:paraId="252D2C48" w14:textId="77777777" w:rsidR="00DB0D11" w:rsidRDefault="00DB0D11" w:rsidP="00DB0D11">
      <w:pPr>
        <w:pStyle w:val="CommentText"/>
      </w:pPr>
      <w:r>
        <w:rPr>
          <w:rStyle w:val="CommentReference"/>
        </w:rPr>
        <w:annotationRef/>
      </w:r>
      <w:r>
        <w:rPr>
          <w:rFonts w:hint="eastAsia"/>
          <w:rtl/>
          <w:lang w:bidi="ar-LY"/>
        </w:rPr>
        <w:t>لما</w:t>
      </w:r>
      <w:r>
        <w:rPr>
          <w:rtl/>
          <w:lang w:bidi="ar-LY"/>
        </w:rPr>
        <w:t xml:space="preserve"> جدول العربة  بها بيانات المخزن؟؟؟؟</w:t>
      </w:r>
    </w:p>
  </w:comment>
  <w:comment w:id="47" w:author="Adnan Sherif [2]" w:date="2024-08-26T20:06:00Z" w:initials="AS">
    <w:p w14:paraId="516CF206" w14:textId="77777777" w:rsidR="00CF2B69" w:rsidRDefault="00CF2B69" w:rsidP="00CF2B69">
      <w:pPr>
        <w:pStyle w:val="CommentText"/>
      </w:pPr>
      <w:r>
        <w:rPr>
          <w:rStyle w:val="CommentReference"/>
        </w:rPr>
        <w:annotationRef/>
      </w:r>
      <w:r>
        <w:rPr>
          <w:rFonts w:hint="eastAsia"/>
          <w:rtl/>
          <w:lang w:bidi="ar-LY"/>
        </w:rPr>
        <w:t>هل</w:t>
      </w:r>
      <w:r>
        <w:rPr>
          <w:rtl/>
          <w:lang w:bidi="ar-LY"/>
        </w:rPr>
        <w:t xml:space="preserve"> هذا صحيح لكل منتج عنصر واحد في جدول المبيعات؟؟؟</w:t>
      </w:r>
    </w:p>
  </w:comment>
  <w:comment w:id="48" w:author="Adnan Sherif [2]" w:date="2024-08-26T20:07:00Z" w:initials="AS">
    <w:p w14:paraId="6EA40CAF" w14:textId="77777777" w:rsidR="004468A7" w:rsidRDefault="004468A7" w:rsidP="004468A7">
      <w:pPr>
        <w:pStyle w:val="CommentText"/>
      </w:pPr>
      <w:r>
        <w:rPr>
          <w:rStyle w:val="CommentReference"/>
        </w:rPr>
        <w:annotationRef/>
      </w:r>
      <w:r>
        <w:rPr>
          <w:rFonts w:hint="eastAsia"/>
          <w:rtl/>
          <w:lang w:bidi="ar-LY"/>
        </w:rPr>
        <w:t>الصورة</w:t>
      </w:r>
      <w:r>
        <w:rPr>
          <w:rtl/>
          <w:lang w:bidi="ar-LY"/>
        </w:rPr>
        <w:t xml:space="preserve"> غير واضحة </w:t>
      </w:r>
    </w:p>
  </w:comment>
  <w:comment w:id="49" w:author="Adnan Sherif [2]" w:date="2024-08-26T20:21:00Z" w:initials="AS">
    <w:p w14:paraId="0DD3AA86" w14:textId="77777777" w:rsidR="00C52EE2" w:rsidRDefault="00C52EE2" w:rsidP="00C52EE2">
      <w:pPr>
        <w:pStyle w:val="CommentText"/>
      </w:pPr>
      <w:r>
        <w:rPr>
          <w:rStyle w:val="CommentReference"/>
        </w:rPr>
        <w:annotationRef/>
      </w:r>
      <w:r>
        <w:rPr>
          <w:rFonts w:hint="eastAsia"/>
          <w:rtl/>
          <w:lang w:bidi="ar-LY"/>
        </w:rPr>
        <w:t>الرابط</w:t>
      </w:r>
      <w:r>
        <w:rPr>
          <w:rtl/>
          <w:lang w:bidi="ar-LY"/>
        </w:rPr>
        <w:t xml:space="preserve"> لا يعمل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1609BB" w15:done="0"/>
  <w15:commentEx w15:paraId="49A835E8" w15:done="0"/>
  <w15:commentEx w15:paraId="42681654" w15:done="0"/>
  <w15:commentEx w15:paraId="003113A7" w15:done="0"/>
  <w15:commentEx w15:paraId="3A971A1F" w15:done="0"/>
  <w15:commentEx w15:paraId="36618765" w15:done="0"/>
  <w15:commentEx w15:paraId="4561FB4B" w15:done="0"/>
  <w15:commentEx w15:paraId="4F7A188B" w15:done="0"/>
  <w15:commentEx w15:paraId="4B31F4D1" w15:done="0"/>
  <w15:commentEx w15:paraId="48F9E09E" w15:done="0"/>
  <w15:commentEx w15:paraId="2CF9BF43" w15:done="0"/>
  <w15:commentEx w15:paraId="3AEC2BF1" w15:done="0"/>
  <w15:commentEx w15:paraId="637A286F" w15:done="0"/>
  <w15:commentEx w15:paraId="31BB901A" w15:done="0"/>
  <w15:commentEx w15:paraId="3AD545BC" w15:done="0"/>
  <w15:commentEx w15:paraId="6AA31192" w15:done="0"/>
  <w15:commentEx w15:paraId="46114C81" w15:done="0"/>
  <w15:commentEx w15:paraId="2B7A7D45" w15:done="0"/>
  <w15:commentEx w15:paraId="252D2C48" w15:done="0"/>
  <w15:commentEx w15:paraId="516CF206" w15:done="0"/>
  <w15:commentEx w15:paraId="6EA40CAF" w15:done="0"/>
  <w15:commentEx w15:paraId="0DD3AA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390B28D" w16cex:dateUtc="2024-08-26T16:55:00Z"/>
  <w16cex:commentExtensible w16cex:durableId="774A56ED" w16cex:dateUtc="2024-08-26T16:59:00Z"/>
  <w16cex:commentExtensible w16cex:durableId="3A8970D9" w16cex:dateUtc="2024-08-26T17:02:00Z"/>
  <w16cex:commentExtensible w16cex:durableId="7FEE62C9" w16cex:dateUtc="2024-08-26T17:04:00Z"/>
  <w16cex:commentExtensible w16cex:durableId="5757FE9B" w16cex:dateUtc="2024-08-26T17:05:00Z"/>
  <w16cex:commentExtensible w16cex:durableId="507781CD" w16cex:dateUtc="2024-08-26T17:06:00Z"/>
  <w16cex:commentExtensible w16cex:durableId="3A67690D" w16cex:dateUtc="2024-08-26T17:07:00Z"/>
  <w16cex:commentExtensible w16cex:durableId="45E45E58" w16cex:dateUtc="2024-08-26T17:09:00Z"/>
  <w16cex:commentExtensible w16cex:durableId="0D752B0A" w16cex:dateUtc="2024-08-26T17:10:00Z"/>
  <w16cex:commentExtensible w16cex:durableId="11B3F98D" w16cex:dateUtc="2024-08-26T17:14:00Z"/>
  <w16cex:commentExtensible w16cex:durableId="3093BC98" w16cex:dateUtc="2024-08-26T17:15:00Z"/>
  <w16cex:commentExtensible w16cex:durableId="0FDB7F24" w16cex:dateUtc="2024-08-26T17:19:00Z"/>
  <w16cex:commentExtensible w16cex:durableId="778345D3" w16cex:dateUtc="2024-08-26T17:21:00Z"/>
  <w16cex:commentExtensible w16cex:durableId="758B4393" w16cex:dateUtc="2024-08-26T17:41:00Z"/>
  <w16cex:commentExtensible w16cex:durableId="203D9C0A" w16cex:dateUtc="2024-08-26T17:30:00Z"/>
  <w16cex:commentExtensible w16cex:durableId="3D6301DA" w16cex:dateUtc="2024-08-26T17:31:00Z"/>
  <w16cex:commentExtensible w16cex:durableId="1E8B1107" w16cex:dateUtc="2024-08-26T17:33:00Z"/>
  <w16cex:commentExtensible w16cex:durableId="782D8869" w16cex:dateUtc="2024-08-26T17:35:00Z"/>
  <w16cex:commentExtensible w16cex:durableId="5EA3C868" w16cex:dateUtc="2024-08-26T17:48:00Z"/>
  <w16cex:commentExtensible w16cex:durableId="7B2C5AEE" w16cex:dateUtc="2024-08-26T18:06:00Z"/>
  <w16cex:commentExtensible w16cex:durableId="53777BD8" w16cex:dateUtc="2024-08-26T18:07:00Z"/>
  <w16cex:commentExtensible w16cex:durableId="276D8DD0" w16cex:dateUtc="2024-08-26T1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1609BB" w16cid:durableId="7390B28D"/>
  <w16cid:commentId w16cid:paraId="49A835E8" w16cid:durableId="774A56ED"/>
  <w16cid:commentId w16cid:paraId="42681654" w16cid:durableId="3A8970D9"/>
  <w16cid:commentId w16cid:paraId="003113A7" w16cid:durableId="7FEE62C9"/>
  <w16cid:commentId w16cid:paraId="3A971A1F" w16cid:durableId="5757FE9B"/>
  <w16cid:commentId w16cid:paraId="36618765" w16cid:durableId="507781CD"/>
  <w16cid:commentId w16cid:paraId="4561FB4B" w16cid:durableId="3A67690D"/>
  <w16cid:commentId w16cid:paraId="4F7A188B" w16cid:durableId="45E45E58"/>
  <w16cid:commentId w16cid:paraId="4B31F4D1" w16cid:durableId="0D752B0A"/>
  <w16cid:commentId w16cid:paraId="48F9E09E" w16cid:durableId="11B3F98D"/>
  <w16cid:commentId w16cid:paraId="2CF9BF43" w16cid:durableId="3093BC98"/>
  <w16cid:commentId w16cid:paraId="3AEC2BF1" w16cid:durableId="0FDB7F24"/>
  <w16cid:commentId w16cid:paraId="637A286F" w16cid:durableId="778345D3"/>
  <w16cid:commentId w16cid:paraId="31BB901A" w16cid:durableId="758B4393"/>
  <w16cid:commentId w16cid:paraId="3AD545BC" w16cid:durableId="203D9C0A"/>
  <w16cid:commentId w16cid:paraId="6AA31192" w16cid:durableId="3D6301DA"/>
  <w16cid:commentId w16cid:paraId="46114C81" w16cid:durableId="1E8B1107"/>
  <w16cid:commentId w16cid:paraId="2B7A7D45" w16cid:durableId="782D8869"/>
  <w16cid:commentId w16cid:paraId="252D2C48" w16cid:durableId="5EA3C868"/>
  <w16cid:commentId w16cid:paraId="516CF206" w16cid:durableId="7B2C5AEE"/>
  <w16cid:commentId w16cid:paraId="6EA40CAF" w16cid:durableId="53777BD8"/>
  <w16cid:commentId w16cid:paraId="0DD3AA86" w16cid:durableId="276D8D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C3704" w14:textId="77777777" w:rsidR="00C32105" w:rsidRPr="00CC6009" w:rsidRDefault="00C32105" w:rsidP="00791471">
      <w:pPr>
        <w:spacing w:after="0" w:line="240" w:lineRule="auto"/>
      </w:pPr>
      <w:r w:rsidRPr="00CC6009">
        <w:separator/>
      </w:r>
    </w:p>
  </w:endnote>
  <w:endnote w:type="continuationSeparator" w:id="0">
    <w:p w14:paraId="5D2B834F" w14:textId="77777777" w:rsidR="00C32105" w:rsidRPr="00CC6009" w:rsidRDefault="00C32105" w:rsidP="00791471">
      <w:pPr>
        <w:spacing w:after="0" w:line="240" w:lineRule="auto"/>
      </w:pPr>
      <w:r w:rsidRPr="00CC60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Pr="00CC6009" w:rsidRDefault="00C00E28" w:rsidP="00471B8C">
        <w:pPr>
          <w:pStyle w:val="Footer"/>
          <w:framePr w:wrap="none" w:vAnchor="text" w:hAnchor="margin" w:xAlign="center" w:y="1"/>
          <w:rPr>
            <w:rStyle w:val="PageNumber"/>
          </w:rPr>
        </w:pPr>
        <w:r w:rsidRPr="00CC6009">
          <w:rPr>
            <w:rStyle w:val="PageNumber"/>
          </w:rPr>
          <w:fldChar w:fldCharType="begin"/>
        </w:r>
        <w:r w:rsidRPr="00CC6009">
          <w:rPr>
            <w:rStyle w:val="PageNumber"/>
          </w:rPr>
          <w:instrText xml:space="preserve"> PAGE </w:instrText>
        </w:r>
        <w:r w:rsidRPr="00CC6009">
          <w:rPr>
            <w:rStyle w:val="PageNumber"/>
          </w:rPr>
          <w:fldChar w:fldCharType="end"/>
        </w:r>
      </w:p>
    </w:sdtContent>
  </w:sdt>
  <w:p w14:paraId="1E2B51F0" w14:textId="77777777" w:rsidR="00791471" w:rsidRPr="00CC6009"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Pr="00CC6009" w:rsidRDefault="00C00E28" w:rsidP="00471B8C">
        <w:pPr>
          <w:pStyle w:val="Footer"/>
          <w:framePr w:wrap="none" w:vAnchor="text" w:hAnchor="margin" w:xAlign="center" w:y="1"/>
          <w:rPr>
            <w:rStyle w:val="PageNumber"/>
          </w:rPr>
        </w:pPr>
        <w:r w:rsidRPr="00CC6009">
          <w:rPr>
            <w:rStyle w:val="PageNumber"/>
          </w:rPr>
          <w:fldChar w:fldCharType="begin"/>
        </w:r>
        <w:r w:rsidRPr="00CC6009">
          <w:rPr>
            <w:rStyle w:val="PageNumber"/>
          </w:rPr>
          <w:instrText xml:space="preserve"> PAGE </w:instrText>
        </w:r>
        <w:r w:rsidRPr="00CC6009">
          <w:rPr>
            <w:rStyle w:val="PageNumber"/>
          </w:rPr>
          <w:fldChar w:fldCharType="separate"/>
        </w:r>
        <w:r w:rsidR="00C324F1">
          <w:rPr>
            <w:rStyle w:val="PageNumber"/>
            <w:noProof/>
          </w:rPr>
          <w:t>4</w:t>
        </w:r>
        <w:r w:rsidRPr="00CC6009">
          <w:rPr>
            <w:rStyle w:val="PageNumber"/>
          </w:rPr>
          <w:fldChar w:fldCharType="end"/>
        </w:r>
      </w:p>
    </w:sdtContent>
  </w:sdt>
  <w:p w14:paraId="4EE5662C" w14:textId="77777777" w:rsidR="00791471" w:rsidRPr="00CC6009" w:rsidRDefault="00791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4D4A3" w14:textId="77777777" w:rsidR="00C32105" w:rsidRPr="00CC6009" w:rsidRDefault="00C32105" w:rsidP="00791471">
      <w:pPr>
        <w:spacing w:after="0" w:line="240" w:lineRule="auto"/>
      </w:pPr>
      <w:r w:rsidRPr="00CC6009">
        <w:separator/>
      </w:r>
    </w:p>
  </w:footnote>
  <w:footnote w:type="continuationSeparator" w:id="0">
    <w:p w14:paraId="4F446611" w14:textId="77777777" w:rsidR="00C32105" w:rsidRPr="00CC6009" w:rsidRDefault="00C32105" w:rsidP="00791471">
      <w:pPr>
        <w:spacing w:after="0" w:line="240" w:lineRule="auto"/>
      </w:pPr>
      <w:r w:rsidRPr="00CC600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BBF8AF3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 w:numId="2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nan Sherif">
    <w15:presenceInfo w15:providerId="Windows Live" w15:userId="e0cf6b50f047882e"/>
  </w15:person>
  <w15:person w15:author="Adnan Sherif [2]">
    <w15:presenceInfo w15:providerId="AD" w15:userId="S::adnan.sherif@uot.edu.ly::3d340580-6530-4dff-b8bf-c010861caf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07CD3"/>
    <w:rsid w:val="0001090B"/>
    <w:rsid w:val="00011980"/>
    <w:rsid w:val="00011B01"/>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15CC"/>
    <w:rsid w:val="00074CAA"/>
    <w:rsid w:val="00075548"/>
    <w:rsid w:val="000808DD"/>
    <w:rsid w:val="00084930"/>
    <w:rsid w:val="00086DD4"/>
    <w:rsid w:val="0009135B"/>
    <w:rsid w:val="00091DFB"/>
    <w:rsid w:val="00091EAF"/>
    <w:rsid w:val="000934AE"/>
    <w:rsid w:val="000944BE"/>
    <w:rsid w:val="000A06A8"/>
    <w:rsid w:val="000A42E5"/>
    <w:rsid w:val="000A50C5"/>
    <w:rsid w:val="000A7BB1"/>
    <w:rsid w:val="000B004A"/>
    <w:rsid w:val="000B0BFC"/>
    <w:rsid w:val="000B2392"/>
    <w:rsid w:val="000B3D24"/>
    <w:rsid w:val="000B63A8"/>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194A"/>
    <w:rsid w:val="001056F3"/>
    <w:rsid w:val="00106A60"/>
    <w:rsid w:val="00111427"/>
    <w:rsid w:val="001130FF"/>
    <w:rsid w:val="001140E5"/>
    <w:rsid w:val="00114434"/>
    <w:rsid w:val="00114883"/>
    <w:rsid w:val="00116FBE"/>
    <w:rsid w:val="001170B7"/>
    <w:rsid w:val="001175FF"/>
    <w:rsid w:val="001205A2"/>
    <w:rsid w:val="001212E4"/>
    <w:rsid w:val="0012133E"/>
    <w:rsid w:val="00125B4F"/>
    <w:rsid w:val="0013263C"/>
    <w:rsid w:val="00134588"/>
    <w:rsid w:val="0013770B"/>
    <w:rsid w:val="00140C2E"/>
    <w:rsid w:val="0014152A"/>
    <w:rsid w:val="00142F9D"/>
    <w:rsid w:val="00147746"/>
    <w:rsid w:val="00150244"/>
    <w:rsid w:val="0015263C"/>
    <w:rsid w:val="00154171"/>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2C97"/>
    <w:rsid w:val="001A443D"/>
    <w:rsid w:val="001A48C5"/>
    <w:rsid w:val="001A507E"/>
    <w:rsid w:val="001A53E3"/>
    <w:rsid w:val="001A7773"/>
    <w:rsid w:val="001A7E95"/>
    <w:rsid w:val="001B010A"/>
    <w:rsid w:val="001B0808"/>
    <w:rsid w:val="001B20BB"/>
    <w:rsid w:val="001B72F2"/>
    <w:rsid w:val="001C1A0E"/>
    <w:rsid w:val="001C2A29"/>
    <w:rsid w:val="001C3E57"/>
    <w:rsid w:val="001C4E05"/>
    <w:rsid w:val="001C5AA7"/>
    <w:rsid w:val="001C5BCA"/>
    <w:rsid w:val="001C5E92"/>
    <w:rsid w:val="001D06EA"/>
    <w:rsid w:val="001D31FA"/>
    <w:rsid w:val="001D3E56"/>
    <w:rsid w:val="001D4009"/>
    <w:rsid w:val="001D72EA"/>
    <w:rsid w:val="001D7F3F"/>
    <w:rsid w:val="001E4027"/>
    <w:rsid w:val="001E705C"/>
    <w:rsid w:val="001F0444"/>
    <w:rsid w:val="001F0B72"/>
    <w:rsid w:val="001F15A0"/>
    <w:rsid w:val="001F2745"/>
    <w:rsid w:val="001F30C9"/>
    <w:rsid w:val="001F3308"/>
    <w:rsid w:val="001F442D"/>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67060"/>
    <w:rsid w:val="00270584"/>
    <w:rsid w:val="00270A19"/>
    <w:rsid w:val="00270CC2"/>
    <w:rsid w:val="00271134"/>
    <w:rsid w:val="00272D88"/>
    <w:rsid w:val="0027305F"/>
    <w:rsid w:val="0027309E"/>
    <w:rsid w:val="00273A10"/>
    <w:rsid w:val="00274683"/>
    <w:rsid w:val="00274E67"/>
    <w:rsid w:val="00274F38"/>
    <w:rsid w:val="00274F5A"/>
    <w:rsid w:val="00275A96"/>
    <w:rsid w:val="00276072"/>
    <w:rsid w:val="00280546"/>
    <w:rsid w:val="0028079A"/>
    <w:rsid w:val="002824E2"/>
    <w:rsid w:val="00282B0E"/>
    <w:rsid w:val="00284884"/>
    <w:rsid w:val="002900EE"/>
    <w:rsid w:val="002907E3"/>
    <w:rsid w:val="00290E32"/>
    <w:rsid w:val="00292348"/>
    <w:rsid w:val="00296A2E"/>
    <w:rsid w:val="00296D97"/>
    <w:rsid w:val="002A271E"/>
    <w:rsid w:val="002A277F"/>
    <w:rsid w:val="002A648C"/>
    <w:rsid w:val="002A6883"/>
    <w:rsid w:val="002B0AF4"/>
    <w:rsid w:val="002B1AB3"/>
    <w:rsid w:val="002B39CD"/>
    <w:rsid w:val="002B45FE"/>
    <w:rsid w:val="002B5285"/>
    <w:rsid w:val="002B6DC8"/>
    <w:rsid w:val="002B7A60"/>
    <w:rsid w:val="002C1220"/>
    <w:rsid w:val="002C1769"/>
    <w:rsid w:val="002C2796"/>
    <w:rsid w:val="002C2FD3"/>
    <w:rsid w:val="002C4936"/>
    <w:rsid w:val="002C6436"/>
    <w:rsid w:val="002C66B4"/>
    <w:rsid w:val="002C6F77"/>
    <w:rsid w:val="002C775B"/>
    <w:rsid w:val="002C7AE2"/>
    <w:rsid w:val="002D0000"/>
    <w:rsid w:val="002D2506"/>
    <w:rsid w:val="002D2F62"/>
    <w:rsid w:val="002D4782"/>
    <w:rsid w:val="002D6388"/>
    <w:rsid w:val="002E1CFC"/>
    <w:rsid w:val="002E2CF9"/>
    <w:rsid w:val="002E6E88"/>
    <w:rsid w:val="002F113B"/>
    <w:rsid w:val="002F54D0"/>
    <w:rsid w:val="002F5F37"/>
    <w:rsid w:val="002F5FD5"/>
    <w:rsid w:val="002F658F"/>
    <w:rsid w:val="00301045"/>
    <w:rsid w:val="00302589"/>
    <w:rsid w:val="00302ADC"/>
    <w:rsid w:val="003031FD"/>
    <w:rsid w:val="003032E0"/>
    <w:rsid w:val="00304B13"/>
    <w:rsid w:val="00306C6A"/>
    <w:rsid w:val="00311973"/>
    <w:rsid w:val="0031238C"/>
    <w:rsid w:val="00312D72"/>
    <w:rsid w:val="00314EC6"/>
    <w:rsid w:val="00315DBE"/>
    <w:rsid w:val="0033008F"/>
    <w:rsid w:val="003335B5"/>
    <w:rsid w:val="003339D0"/>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5475"/>
    <w:rsid w:val="00386029"/>
    <w:rsid w:val="003902BA"/>
    <w:rsid w:val="00395999"/>
    <w:rsid w:val="003A182B"/>
    <w:rsid w:val="003A220E"/>
    <w:rsid w:val="003A38EF"/>
    <w:rsid w:val="003A39E7"/>
    <w:rsid w:val="003A5153"/>
    <w:rsid w:val="003A5900"/>
    <w:rsid w:val="003B1378"/>
    <w:rsid w:val="003B1495"/>
    <w:rsid w:val="003B4112"/>
    <w:rsid w:val="003B6448"/>
    <w:rsid w:val="003D0A7F"/>
    <w:rsid w:val="003D0D02"/>
    <w:rsid w:val="003D29F8"/>
    <w:rsid w:val="003D4A02"/>
    <w:rsid w:val="003D4CD8"/>
    <w:rsid w:val="003D524B"/>
    <w:rsid w:val="003D5D43"/>
    <w:rsid w:val="003D7F13"/>
    <w:rsid w:val="003E203E"/>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468A7"/>
    <w:rsid w:val="00446EBD"/>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1055"/>
    <w:rsid w:val="00492B5A"/>
    <w:rsid w:val="00494E02"/>
    <w:rsid w:val="00495A94"/>
    <w:rsid w:val="00495E36"/>
    <w:rsid w:val="004A2DC0"/>
    <w:rsid w:val="004A2E63"/>
    <w:rsid w:val="004A4CC8"/>
    <w:rsid w:val="004A4E6B"/>
    <w:rsid w:val="004A5205"/>
    <w:rsid w:val="004A54F8"/>
    <w:rsid w:val="004A6187"/>
    <w:rsid w:val="004A75B8"/>
    <w:rsid w:val="004A790A"/>
    <w:rsid w:val="004B0033"/>
    <w:rsid w:val="004B02CB"/>
    <w:rsid w:val="004B0F3A"/>
    <w:rsid w:val="004B3163"/>
    <w:rsid w:val="004B4B03"/>
    <w:rsid w:val="004B613E"/>
    <w:rsid w:val="004C1E5C"/>
    <w:rsid w:val="004C26C0"/>
    <w:rsid w:val="004C69F3"/>
    <w:rsid w:val="004D0C34"/>
    <w:rsid w:val="004D3A36"/>
    <w:rsid w:val="004D65BE"/>
    <w:rsid w:val="004D6DC6"/>
    <w:rsid w:val="004D6ECF"/>
    <w:rsid w:val="004D7377"/>
    <w:rsid w:val="004D7626"/>
    <w:rsid w:val="004E43D1"/>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33F3"/>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57DD7"/>
    <w:rsid w:val="0056132F"/>
    <w:rsid w:val="005631BC"/>
    <w:rsid w:val="005661CA"/>
    <w:rsid w:val="00566988"/>
    <w:rsid w:val="00566E29"/>
    <w:rsid w:val="00567445"/>
    <w:rsid w:val="00567EC5"/>
    <w:rsid w:val="00571935"/>
    <w:rsid w:val="005733CA"/>
    <w:rsid w:val="005733FE"/>
    <w:rsid w:val="0057672E"/>
    <w:rsid w:val="00581859"/>
    <w:rsid w:val="00581EF2"/>
    <w:rsid w:val="00582A46"/>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1810"/>
    <w:rsid w:val="005B1E8C"/>
    <w:rsid w:val="005B2A99"/>
    <w:rsid w:val="005B7F72"/>
    <w:rsid w:val="005C0095"/>
    <w:rsid w:val="005C08DD"/>
    <w:rsid w:val="005C2A84"/>
    <w:rsid w:val="005C42AA"/>
    <w:rsid w:val="005C59DF"/>
    <w:rsid w:val="005C6CA7"/>
    <w:rsid w:val="005C7B09"/>
    <w:rsid w:val="005C7E05"/>
    <w:rsid w:val="005D0644"/>
    <w:rsid w:val="005D1CAF"/>
    <w:rsid w:val="005D4277"/>
    <w:rsid w:val="005D4893"/>
    <w:rsid w:val="005D6905"/>
    <w:rsid w:val="005E179E"/>
    <w:rsid w:val="005E2E2D"/>
    <w:rsid w:val="005E4725"/>
    <w:rsid w:val="005E4C0C"/>
    <w:rsid w:val="005E5849"/>
    <w:rsid w:val="005E6E96"/>
    <w:rsid w:val="005E7F80"/>
    <w:rsid w:val="005F252D"/>
    <w:rsid w:val="005F2572"/>
    <w:rsid w:val="006000D2"/>
    <w:rsid w:val="006054F3"/>
    <w:rsid w:val="0061171A"/>
    <w:rsid w:val="00613500"/>
    <w:rsid w:val="00617B78"/>
    <w:rsid w:val="00621DED"/>
    <w:rsid w:val="00623462"/>
    <w:rsid w:val="00624AD2"/>
    <w:rsid w:val="006266F2"/>
    <w:rsid w:val="00632A5E"/>
    <w:rsid w:val="00632ACB"/>
    <w:rsid w:val="00632FD4"/>
    <w:rsid w:val="00635256"/>
    <w:rsid w:val="00636EFA"/>
    <w:rsid w:val="00640318"/>
    <w:rsid w:val="00641080"/>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A1FF5"/>
    <w:rsid w:val="006B1332"/>
    <w:rsid w:val="006B49BC"/>
    <w:rsid w:val="006B4DF3"/>
    <w:rsid w:val="006B5959"/>
    <w:rsid w:val="006B5D59"/>
    <w:rsid w:val="006B6031"/>
    <w:rsid w:val="006B79CD"/>
    <w:rsid w:val="006C38B7"/>
    <w:rsid w:val="006C5408"/>
    <w:rsid w:val="006C58E6"/>
    <w:rsid w:val="006C7A35"/>
    <w:rsid w:val="006D12BF"/>
    <w:rsid w:val="006D2087"/>
    <w:rsid w:val="006D4F7C"/>
    <w:rsid w:val="006D5AB4"/>
    <w:rsid w:val="006E0BBC"/>
    <w:rsid w:val="006E1172"/>
    <w:rsid w:val="006E4E79"/>
    <w:rsid w:val="006F2EE7"/>
    <w:rsid w:val="006F46F2"/>
    <w:rsid w:val="006F4B77"/>
    <w:rsid w:val="0070130A"/>
    <w:rsid w:val="00702390"/>
    <w:rsid w:val="00702A16"/>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370B0"/>
    <w:rsid w:val="00741A40"/>
    <w:rsid w:val="00742DA4"/>
    <w:rsid w:val="007435C5"/>
    <w:rsid w:val="00744C5C"/>
    <w:rsid w:val="00744D9F"/>
    <w:rsid w:val="00746D21"/>
    <w:rsid w:val="00747AB6"/>
    <w:rsid w:val="00750CE2"/>
    <w:rsid w:val="0075309E"/>
    <w:rsid w:val="0075622A"/>
    <w:rsid w:val="0075779C"/>
    <w:rsid w:val="007638AF"/>
    <w:rsid w:val="00765059"/>
    <w:rsid w:val="0076505A"/>
    <w:rsid w:val="00767AAD"/>
    <w:rsid w:val="00770E4B"/>
    <w:rsid w:val="00771CBA"/>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63E6"/>
    <w:rsid w:val="007C72C3"/>
    <w:rsid w:val="007D045F"/>
    <w:rsid w:val="007D25A1"/>
    <w:rsid w:val="007D49CD"/>
    <w:rsid w:val="007D58FC"/>
    <w:rsid w:val="007E0642"/>
    <w:rsid w:val="007E146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2863"/>
    <w:rsid w:val="00833857"/>
    <w:rsid w:val="00833F26"/>
    <w:rsid w:val="008362F4"/>
    <w:rsid w:val="0084114F"/>
    <w:rsid w:val="0084121D"/>
    <w:rsid w:val="00842C85"/>
    <w:rsid w:val="00843A41"/>
    <w:rsid w:val="00843E05"/>
    <w:rsid w:val="0084464F"/>
    <w:rsid w:val="00847107"/>
    <w:rsid w:val="008475FC"/>
    <w:rsid w:val="00850BD3"/>
    <w:rsid w:val="00850D2E"/>
    <w:rsid w:val="00851ED9"/>
    <w:rsid w:val="00853E38"/>
    <w:rsid w:val="0085542E"/>
    <w:rsid w:val="008554DE"/>
    <w:rsid w:val="008576DE"/>
    <w:rsid w:val="00857B39"/>
    <w:rsid w:val="00863455"/>
    <w:rsid w:val="00864981"/>
    <w:rsid w:val="00865CFA"/>
    <w:rsid w:val="00871843"/>
    <w:rsid w:val="00871FFF"/>
    <w:rsid w:val="00881D73"/>
    <w:rsid w:val="00882E90"/>
    <w:rsid w:val="00890730"/>
    <w:rsid w:val="008930EA"/>
    <w:rsid w:val="00896E74"/>
    <w:rsid w:val="0089753B"/>
    <w:rsid w:val="008A01BF"/>
    <w:rsid w:val="008A24B5"/>
    <w:rsid w:val="008A4B82"/>
    <w:rsid w:val="008A57F1"/>
    <w:rsid w:val="008A6C4E"/>
    <w:rsid w:val="008B0AAA"/>
    <w:rsid w:val="008B4039"/>
    <w:rsid w:val="008B6211"/>
    <w:rsid w:val="008B69CD"/>
    <w:rsid w:val="008B6F09"/>
    <w:rsid w:val="008C1426"/>
    <w:rsid w:val="008C1C75"/>
    <w:rsid w:val="008C1CFF"/>
    <w:rsid w:val="008D177E"/>
    <w:rsid w:val="008D3D7A"/>
    <w:rsid w:val="008D400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0D5"/>
    <w:rsid w:val="0092652B"/>
    <w:rsid w:val="00927680"/>
    <w:rsid w:val="009353A2"/>
    <w:rsid w:val="00940906"/>
    <w:rsid w:val="009428DA"/>
    <w:rsid w:val="00945D4E"/>
    <w:rsid w:val="00946191"/>
    <w:rsid w:val="00946A81"/>
    <w:rsid w:val="00950064"/>
    <w:rsid w:val="0095141E"/>
    <w:rsid w:val="00955A42"/>
    <w:rsid w:val="00956048"/>
    <w:rsid w:val="00956292"/>
    <w:rsid w:val="00963C8B"/>
    <w:rsid w:val="009643B5"/>
    <w:rsid w:val="00966F61"/>
    <w:rsid w:val="00973473"/>
    <w:rsid w:val="00973929"/>
    <w:rsid w:val="00975A71"/>
    <w:rsid w:val="00975EE6"/>
    <w:rsid w:val="00981562"/>
    <w:rsid w:val="00983053"/>
    <w:rsid w:val="00984396"/>
    <w:rsid w:val="0098634E"/>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92D"/>
    <w:rsid w:val="009B5D6B"/>
    <w:rsid w:val="009C0AA4"/>
    <w:rsid w:val="009C1AC8"/>
    <w:rsid w:val="009C1D80"/>
    <w:rsid w:val="009C3A0E"/>
    <w:rsid w:val="009C3BCA"/>
    <w:rsid w:val="009C418E"/>
    <w:rsid w:val="009D0701"/>
    <w:rsid w:val="009D22AD"/>
    <w:rsid w:val="009D37AE"/>
    <w:rsid w:val="009D4184"/>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473C"/>
    <w:rsid w:val="00A1630E"/>
    <w:rsid w:val="00A16A55"/>
    <w:rsid w:val="00A16EEB"/>
    <w:rsid w:val="00A172AA"/>
    <w:rsid w:val="00A22E23"/>
    <w:rsid w:val="00A248B1"/>
    <w:rsid w:val="00A24C49"/>
    <w:rsid w:val="00A339CE"/>
    <w:rsid w:val="00A35D76"/>
    <w:rsid w:val="00A41804"/>
    <w:rsid w:val="00A42052"/>
    <w:rsid w:val="00A423DD"/>
    <w:rsid w:val="00A42623"/>
    <w:rsid w:val="00A479D9"/>
    <w:rsid w:val="00A51E9B"/>
    <w:rsid w:val="00A534A3"/>
    <w:rsid w:val="00A61BF2"/>
    <w:rsid w:val="00A62318"/>
    <w:rsid w:val="00A62774"/>
    <w:rsid w:val="00A637E7"/>
    <w:rsid w:val="00A63D43"/>
    <w:rsid w:val="00A7086F"/>
    <w:rsid w:val="00A722AE"/>
    <w:rsid w:val="00A724E4"/>
    <w:rsid w:val="00A72824"/>
    <w:rsid w:val="00A7292F"/>
    <w:rsid w:val="00A73241"/>
    <w:rsid w:val="00A73420"/>
    <w:rsid w:val="00A73B6F"/>
    <w:rsid w:val="00A8231D"/>
    <w:rsid w:val="00A82696"/>
    <w:rsid w:val="00A84B0B"/>
    <w:rsid w:val="00A85E2F"/>
    <w:rsid w:val="00A86702"/>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596A"/>
    <w:rsid w:val="00AD6516"/>
    <w:rsid w:val="00AD6F28"/>
    <w:rsid w:val="00AE0451"/>
    <w:rsid w:val="00AE1E63"/>
    <w:rsid w:val="00AE30E9"/>
    <w:rsid w:val="00AE51EC"/>
    <w:rsid w:val="00AE563B"/>
    <w:rsid w:val="00AE64AE"/>
    <w:rsid w:val="00AF175F"/>
    <w:rsid w:val="00AF28F8"/>
    <w:rsid w:val="00AF4092"/>
    <w:rsid w:val="00B03FF6"/>
    <w:rsid w:val="00B0410A"/>
    <w:rsid w:val="00B0467F"/>
    <w:rsid w:val="00B05609"/>
    <w:rsid w:val="00B0781E"/>
    <w:rsid w:val="00B10DB3"/>
    <w:rsid w:val="00B134EE"/>
    <w:rsid w:val="00B13DD6"/>
    <w:rsid w:val="00B1727B"/>
    <w:rsid w:val="00B17963"/>
    <w:rsid w:val="00B21640"/>
    <w:rsid w:val="00B21A0D"/>
    <w:rsid w:val="00B22E90"/>
    <w:rsid w:val="00B26370"/>
    <w:rsid w:val="00B30E6F"/>
    <w:rsid w:val="00B30EEA"/>
    <w:rsid w:val="00B3378E"/>
    <w:rsid w:val="00B340F4"/>
    <w:rsid w:val="00B3466A"/>
    <w:rsid w:val="00B37DF8"/>
    <w:rsid w:val="00B41C48"/>
    <w:rsid w:val="00B43500"/>
    <w:rsid w:val="00B43C51"/>
    <w:rsid w:val="00B50FAB"/>
    <w:rsid w:val="00B50FD6"/>
    <w:rsid w:val="00B5169D"/>
    <w:rsid w:val="00B51F47"/>
    <w:rsid w:val="00B54156"/>
    <w:rsid w:val="00B542A8"/>
    <w:rsid w:val="00B549E4"/>
    <w:rsid w:val="00B56E20"/>
    <w:rsid w:val="00B56FE4"/>
    <w:rsid w:val="00B57DAE"/>
    <w:rsid w:val="00B60535"/>
    <w:rsid w:val="00B60C45"/>
    <w:rsid w:val="00B61EE5"/>
    <w:rsid w:val="00B632AF"/>
    <w:rsid w:val="00B634B8"/>
    <w:rsid w:val="00B64982"/>
    <w:rsid w:val="00B67192"/>
    <w:rsid w:val="00B7135A"/>
    <w:rsid w:val="00B730EC"/>
    <w:rsid w:val="00B74614"/>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7"/>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E5F2D"/>
    <w:rsid w:val="00BF0BE2"/>
    <w:rsid w:val="00BF12BE"/>
    <w:rsid w:val="00BF46E9"/>
    <w:rsid w:val="00BF72EE"/>
    <w:rsid w:val="00C00E28"/>
    <w:rsid w:val="00C010E3"/>
    <w:rsid w:val="00C02416"/>
    <w:rsid w:val="00C03B5F"/>
    <w:rsid w:val="00C07948"/>
    <w:rsid w:val="00C1200B"/>
    <w:rsid w:val="00C14AA8"/>
    <w:rsid w:val="00C15491"/>
    <w:rsid w:val="00C17832"/>
    <w:rsid w:val="00C219F6"/>
    <w:rsid w:val="00C2224A"/>
    <w:rsid w:val="00C30F2F"/>
    <w:rsid w:val="00C31822"/>
    <w:rsid w:val="00C32105"/>
    <w:rsid w:val="00C3219C"/>
    <w:rsid w:val="00C324F1"/>
    <w:rsid w:val="00C33C6B"/>
    <w:rsid w:val="00C35FC7"/>
    <w:rsid w:val="00C426EC"/>
    <w:rsid w:val="00C437B1"/>
    <w:rsid w:val="00C46509"/>
    <w:rsid w:val="00C52EE2"/>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871CF"/>
    <w:rsid w:val="00C87F8B"/>
    <w:rsid w:val="00C9093A"/>
    <w:rsid w:val="00C95138"/>
    <w:rsid w:val="00C96E74"/>
    <w:rsid w:val="00C96F9F"/>
    <w:rsid w:val="00CA1E7B"/>
    <w:rsid w:val="00CA357C"/>
    <w:rsid w:val="00CA4CC6"/>
    <w:rsid w:val="00CA5146"/>
    <w:rsid w:val="00CA6135"/>
    <w:rsid w:val="00CA7501"/>
    <w:rsid w:val="00CA758E"/>
    <w:rsid w:val="00CB0FC1"/>
    <w:rsid w:val="00CB16E3"/>
    <w:rsid w:val="00CB2B25"/>
    <w:rsid w:val="00CB4993"/>
    <w:rsid w:val="00CB5BC9"/>
    <w:rsid w:val="00CB7928"/>
    <w:rsid w:val="00CC1249"/>
    <w:rsid w:val="00CC24C1"/>
    <w:rsid w:val="00CC537E"/>
    <w:rsid w:val="00CC6009"/>
    <w:rsid w:val="00CC76B5"/>
    <w:rsid w:val="00CD474A"/>
    <w:rsid w:val="00CD52DA"/>
    <w:rsid w:val="00CD7BDE"/>
    <w:rsid w:val="00CE120E"/>
    <w:rsid w:val="00CE7C03"/>
    <w:rsid w:val="00CF0A42"/>
    <w:rsid w:val="00CF2031"/>
    <w:rsid w:val="00CF2830"/>
    <w:rsid w:val="00CF2B69"/>
    <w:rsid w:val="00CF348A"/>
    <w:rsid w:val="00CF616B"/>
    <w:rsid w:val="00D01F58"/>
    <w:rsid w:val="00D10A77"/>
    <w:rsid w:val="00D11565"/>
    <w:rsid w:val="00D128F5"/>
    <w:rsid w:val="00D133CF"/>
    <w:rsid w:val="00D1396B"/>
    <w:rsid w:val="00D1532D"/>
    <w:rsid w:val="00D15963"/>
    <w:rsid w:val="00D17FC6"/>
    <w:rsid w:val="00D2005C"/>
    <w:rsid w:val="00D2202C"/>
    <w:rsid w:val="00D2372A"/>
    <w:rsid w:val="00D23822"/>
    <w:rsid w:val="00D24027"/>
    <w:rsid w:val="00D24187"/>
    <w:rsid w:val="00D259C7"/>
    <w:rsid w:val="00D27BC7"/>
    <w:rsid w:val="00D3285A"/>
    <w:rsid w:val="00D32AAB"/>
    <w:rsid w:val="00D3491B"/>
    <w:rsid w:val="00D34936"/>
    <w:rsid w:val="00D35133"/>
    <w:rsid w:val="00D40668"/>
    <w:rsid w:val="00D40C3F"/>
    <w:rsid w:val="00D45577"/>
    <w:rsid w:val="00D461FE"/>
    <w:rsid w:val="00D50AA7"/>
    <w:rsid w:val="00D516B4"/>
    <w:rsid w:val="00D52E74"/>
    <w:rsid w:val="00D53FE6"/>
    <w:rsid w:val="00D57A5C"/>
    <w:rsid w:val="00D60858"/>
    <w:rsid w:val="00D60F12"/>
    <w:rsid w:val="00D627B3"/>
    <w:rsid w:val="00D65E0F"/>
    <w:rsid w:val="00D66120"/>
    <w:rsid w:val="00D67A1A"/>
    <w:rsid w:val="00D67EBA"/>
    <w:rsid w:val="00D70037"/>
    <w:rsid w:val="00D7142B"/>
    <w:rsid w:val="00D72143"/>
    <w:rsid w:val="00D722EB"/>
    <w:rsid w:val="00D72596"/>
    <w:rsid w:val="00D76638"/>
    <w:rsid w:val="00D767ED"/>
    <w:rsid w:val="00D80E17"/>
    <w:rsid w:val="00D81A19"/>
    <w:rsid w:val="00D83964"/>
    <w:rsid w:val="00D8567C"/>
    <w:rsid w:val="00D8574D"/>
    <w:rsid w:val="00D86123"/>
    <w:rsid w:val="00D86AEA"/>
    <w:rsid w:val="00D87E1F"/>
    <w:rsid w:val="00D9283F"/>
    <w:rsid w:val="00D95F18"/>
    <w:rsid w:val="00D9637B"/>
    <w:rsid w:val="00D96996"/>
    <w:rsid w:val="00DA264C"/>
    <w:rsid w:val="00DA28B0"/>
    <w:rsid w:val="00DA60D7"/>
    <w:rsid w:val="00DA6DBE"/>
    <w:rsid w:val="00DA6F2B"/>
    <w:rsid w:val="00DA7002"/>
    <w:rsid w:val="00DB0D11"/>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261"/>
    <w:rsid w:val="00DE76BA"/>
    <w:rsid w:val="00E00428"/>
    <w:rsid w:val="00E021DB"/>
    <w:rsid w:val="00E033BD"/>
    <w:rsid w:val="00E03DD9"/>
    <w:rsid w:val="00E074CB"/>
    <w:rsid w:val="00E1242C"/>
    <w:rsid w:val="00E1247E"/>
    <w:rsid w:val="00E1255A"/>
    <w:rsid w:val="00E133C9"/>
    <w:rsid w:val="00E171B4"/>
    <w:rsid w:val="00E17501"/>
    <w:rsid w:val="00E24376"/>
    <w:rsid w:val="00E24DCE"/>
    <w:rsid w:val="00E26EC2"/>
    <w:rsid w:val="00E32981"/>
    <w:rsid w:val="00E34354"/>
    <w:rsid w:val="00E3489D"/>
    <w:rsid w:val="00E3541B"/>
    <w:rsid w:val="00E371F9"/>
    <w:rsid w:val="00E429AA"/>
    <w:rsid w:val="00E43A61"/>
    <w:rsid w:val="00E44637"/>
    <w:rsid w:val="00E516A2"/>
    <w:rsid w:val="00E518FC"/>
    <w:rsid w:val="00E53883"/>
    <w:rsid w:val="00E545FA"/>
    <w:rsid w:val="00E55844"/>
    <w:rsid w:val="00E6027E"/>
    <w:rsid w:val="00E60292"/>
    <w:rsid w:val="00E62A9A"/>
    <w:rsid w:val="00E7228A"/>
    <w:rsid w:val="00E74228"/>
    <w:rsid w:val="00E74587"/>
    <w:rsid w:val="00E747F5"/>
    <w:rsid w:val="00E7491C"/>
    <w:rsid w:val="00E75865"/>
    <w:rsid w:val="00E86262"/>
    <w:rsid w:val="00E8786A"/>
    <w:rsid w:val="00E9043C"/>
    <w:rsid w:val="00E910AF"/>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CFD"/>
    <w:rsid w:val="00ED5E8E"/>
    <w:rsid w:val="00ED7F71"/>
    <w:rsid w:val="00ED7FEF"/>
    <w:rsid w:val="00EE1548"/>
    <w:rsid w:val="00EE3217"/>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35F8"/>
    <w:rsid w:val="00F87702"/>
    <w:rsid w:val="00F90D31"/>
    <w:rsid w:val="00F92F81"/>
    <w:rsid w:val="00F938D5"/>
    <w:rsid w:val="00FA05CE"/>
    <w:rsid w:val="00FA0626"/>
    <w:rsid w:val="00FA24AB"/>
    <w:rsid w:val="00FA306A"/>
    <w:rsid w:val="00FB2312"/>
    <w:rsid w:val="00FB2DB6"/>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10D1"/>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docId w15:val="{87FCD1BB-0826-4820-B3B1-B633E2616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1">
    <w:name w:val="Grid Table 4 - Accent 51"/>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 w:type="paragraph" w:styleId="BalloonText">
    <w:name w:val="Balloon Text"/>
    <w:basedOn w:val="Normal"/>
    <w:link w:val="BalloonTextChar"/>
    <w:uiPriority w:val="99"/>
    <w:semiHidden/>
    <w:unhideWhenUsed/>
    <w:rsid w:val="00D27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BC7"/>
    <w:rPr>
      <w:rFonts w:ascii="Tahoma" w:hAnsi="Tahoma" w:cs="Tahoma"/>
      <w:sz w:val="16"/>
      <w:szCs w:val="16"/>
    </w:rPr>
  </w:style>
  <w:style w:type="paragraph" w:styleId="Revision">
    <w:name w:val="Revision"/>
    <w:hidden/>
    <w:uiPriority w:val="99"/>
    <w:semiHidden/>
    <w:rsid w:val="00984396"/>
    <w:pPr>
      <w:spacing w:after="0" w:line="240" w:lineRule="auto"/>
    </w:pPr>
  </w:style>
  <w:style w:type="character" w:styleId="CommentReference">
    <w:name w:val="annotation reference"/>
    <w:basedOn w:val="DefaultParagraphFont"/>
    <w:uiPriority w:val="99"/>
    <w:semiHidden/>
    <w:unhideWhenUsed/>
    <w:rsid w:val="00984396"/>
    <w:rPr>
      <w:sz w:val="16"/>
      <w:szCs w:val="16"/>
    </w:rPr>
  </w:style>
  <w:style w:type="paragraph" w:styleId="CommentText">
    <w:name w:val="annotation text"/>
    <w:basedOn w:val="Normal"/>
    <w:link w:val="CommentTextChar"/>
    <w:uiPriority w:val="99"/>
    <w:unhideWhenUsed/>
    <w:rsid w:val="00984396"/>
    <w:pPr>
      <w:spacing w:line="240" w:lineRule="auto"/>
    </w:pPr>
    <w:rPr>
      <w:sz w:val="20"/>
      <w:szCs w:val="20"/>
    </w:rPr>
  </w:style>
  <w:style w:type="character" w:customStyle="1" w:styleId="CommentTextChar">
    <w:name w:val="Comment Text Char"/>
    <w:basedOn w:val="DefaultParagraphFont"/>
    <w:link w:val="CommentText"/>
    <w:uiPriority w:val="99"/>
    <w:rsid w:val="00984396"/>
    <w:rPr>
      <w:sz w:val="20"/>
      <w:szCs w:val="20"/>
    </w:rPr>
  </w:style>
  <w:style w:type="paragraph" w:styleId="CommentSubject">
    <w:name w:val="annotation subject"/>
    <w:basedOn w:val="CommentText"/>
    <w:next w:val="CommentText"/>
    <w:link w:val="CommentSubjectChar"/>
    <w:uiPriority w:val="99"/>
    <w:semiHidden/>
    <w:unhideWhenUsed/>
    <w:rsid w:val="00984396"/>
    <w:rPr>
      <w:b/>
      <w:bCs/>
    </w:rPr>
  </w:style>
  <w:style w:type="character" w:customStyle="1" w:styleId="CommentSubjectChar">
    <w:name w:val="Comment Subject Char"/>
    <w:basedOn w:val="CommentTextChar"/>
    <w:link w:val="CommentSubject"/>
    <w:uiPriority w:val="99"/>
    <w:semiHidden/>
    <w:rsid w:val="00984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351423923">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670407528">
      <w:bodyDiv w:val="1"/>
      <w:marLeft w:val="0"/>
      <w:marRight w:val="0"/>
      <w:marTop w:val="0"/>
      <w:marBottom w:val="0"/>
      <w:divBdr>
        <w:top w:val="none" w:sz="0" w:space="0" w:color="auto"/>
        <w:left w:val="none" w:sz="0" w:space="0" w:color="auto"/>
        <w:bottom w:val="none" w:sz="0" w:space="0" w:color="auto"/>
        <w:right w:val="none" w:sz="0" w:space="0" w:color="auto"/>
      </w:divBdr>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888954442">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 /><Relationship Id="rId13" Type="http://schemas.openxmlformats.org/officeDocument/2006/relationships/image" Target="media/image3.jpeg" /><Relationship Id="rId18" Type="http://schemas.openxmlformats.org/officeDocument/2006/relationships/image" Target="media/image8.jpeg" /><Relationship Id="rId26" Type="http://schemas.openxmlformats.org/officeDocument/2006/relationships/image" Target="media/image16.jpeg" /><Relationship Id="rId39"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image" Target="media/image11.jpeg" /><Relationship Id="rId34" Type="http://schemas.openxmlformats.org/officeDocument/2006/relationships/image" Target="media/image24.jpeg" /><Relationship Id="rId42" Type="http://schemas.microsoft.com/office/2011/relationships/people" Target="people.xml" /><Relationship Id="rId7" Type="http://schemas.openxmlformats.org/officeDocument/2006/relationships/comments" Target="comments.xml" /><Relationship Id="rId12" Type="http://schemas.openxmlformats.org/officeDocument/2006/relationships/image" Target="media/image2.jpeg" /><Relationship Id="rId17" Type="http://schemas.openxmlformats.org/officeDocument/2006/relationships/image" Target="media/image7.jpeg" /><Relationship Id="rId25" Type="http://schemas.openxmlformats.org/officeDocument/2006/relationships/image" Target="media/image15.jpeg" /><Relationship Id="rId33" Type="http://schemas.openxmlformats.org/officeDocument/2006/relationships/image" Target="media/image23.jpeg" /><Relationship Id="rId38" Type="http://schemas.openxmlformats.org/officeDocument/2006/relationships/image" Target="media/image28.jpeg" /><Relationship Id="rId2" Type="http://schemas.openxmlformats.org/officeDocument/2006/relationships/styles" Target="styles.xml" /><Relationship Id="rId16" Type="http://schemas.openxmlformats.org/officeDocument/2006/relationships/image" Target="media/image6.jpeg" /><Relationship Id="rId20" Type="http://schemas.openxmlformats.org/officeDocument/2006/relationships/image" Target="media/image10.jpeg" /><Relationship Id="rId29" Type="http://schemas.openxmlformats.org/officeDocument/2006/relationships/image" Target="media/image19.jpeg" /><Relationship Id="rId41"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1.jpeg" /><Relationship Id="rId24" Type="http://schemas.openxmlformats.org/officeDocument/2006/relationships/image" Target="media/image14.jpeg" /><Relationship Id="rId32" Type="http://schemas.openxmlformats.org/officeDocument/2006/relationships/image" Target="media/image22.jpeg" /><Relationship Id="rId37" Type="http://schemas.openxmlformats.org/officeDocument/2006/relationships/image" Target="media/image27.jpeg" /><Relationship Id="rId40"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5.jpeg" /><Relationship Id="rId23" Type="http://schemas.openxmlformats.org/officeDocument/2006/relationships/image" Target="media/image13.png" /><Relationship Id="rId28" Type="http://schemas.openxmlformats.org/officeDocument/2006/relationships/image" Target="media/image18.jpeg" /><Relationship Id="rId36" Type="http://schemas.openxmlformats.org/officeDocument/2006/relationships/image" Target="media/image26.jpeg" /><Relationship Id="rId10" Type="http://schemas.microsoft.com/office/2018/08/relationships/commentsExtensible" Target="commentsExtensible.xml" /><Relationship Id="rId19" Type="http://schemas.openxmlformats.org/officeDocument/2006/relationships/image" Target="media/image9.jpeg" /><Relationship Id="rId31" Type="http://schemas.openxmlformats.org/officeDocument/2006/relationships/image" Target="media/image21.jpeg" /><Relationship Id="rId4" Type="http://schemas.openxmlformats.org/officeDocument/2006/relationships/webSettings" Target="webSettings.xml" /><Relationship Id="rId9" Type="http://schemas.microsoft.com/office/2016/09/relationships/commentsIds" Target="commentsIds.xml" /><Relationship Id="rId14" Type="http://schemas.openxmlformats.org/officeDocument/2006/relationships/image" Target="media/image4.jpeg" /><Relationship Id="rId22" Type="http://schemas.openxmlformats.org/officeDocument/2006/relationships/image" Target="media/image12.jpeg" /><Relationship Id="rId27" Type="http://schemas.openxmlformats.org/officeDocument/2006/relationships/image" Target="media/image17.jpeg" /><Relationship Id="rId30" Type="http://schemas.openxmlformats.org/officeDocument/2006/relationships/image" Target="media/image20.jpeg" /><Relationship Id="rId35" Type="http://schemas.openxmlformats.org/officeDocument/2006/relationships/image" Target="media/image25.jpe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3649</Words>
  <Characters>20802</Characters>
  <Application>Microsoft Office Word</Application>
  <DocSecurity>0</DocSecurity>
  <Lines>173</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2</cp:revision>
  <dcterms:created xsi:type="dcterms:W3CDTF">2024-08-28T17:16:00Z</dcterms:created>
  <dcterms:modified xsi:type="dcterms:W3CDTF">2024-08-28T17:16:00Z</dcterms:modified>
</cp:coreProperties>
</file>